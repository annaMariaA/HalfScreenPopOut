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A0C9A" w14:textId="11F24FB5" w:rsidR="006D4240" w:rsidRDefault="006D4240" w:rsidP="006D4240">
      <w:pPr>
        <w:spacing w:line="480" w:lineRule="auto"/>
        <w:ind w:firstLine="0"/>
        <w:jc w:val="center"/>
        <w:rPr>
          <w:rFonts w:asciiTheme="majorHAnsi" w:hAnsiTheme="majorHAnsi"/>
          <w:b/>
          <w:sz w:val="28"/>
          <w:szCs w:val="28"/>
        </w:rPr>
      </w:pPr>
      <w:r w:rsidRPr="002B1C8C">
        <w:rPr>
          <w:rFonts w:asciiTheme="majorHAnsi" w:hAnsiTheme="majorHAnsi"/>
          <w:b/>
          <w:sz w:val="28"/>
          <w:szCs w:val="28"/>
        </w:rPr>
        <w:t>Human visual search behaviour is far from ideal</w:t>
      </w:r>
    </w:p>
    <w:p w14:paraId="146D0F49" w14:textId="33980758"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Anna Nowakowska</w:t>
      </w:r>
    </w:p>
    <w:p w14:paraId="36F01666" w14:textId="489F64F5"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Alasdair D.F. Clarke</w:t>
      </w:r>
    </w:p>
    <w:p w14:paraId="6A5E8EF6" w14:textId="25F0F2EE" w:rsid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Amelia R. Hunt</w:t>
      </w:r>
    </w:p>
    <w:p w14:paraId="6A29EEF6" w14:textId="77777777" w:rsidR="006D4240" w:rsidRPr="006D4240" w:rsidRDefault="006D4240" w:rsidP="006D4240">
      <w:pPr>
        <w:spacing w:line="480" w:lineRule="auto"/>
        <w:ind w:firstLine="0"/>
        <w:jc w:val="center"/>
        <w:rPr>
          <w:rFonts w:asciiTheme="majorHAnsi" w:hAnsiTheme="majorHAnsi"/>
          <w:sz w:val="28"/>
          <w:szCs w:val="28"/>
        </w:rPr>
      </w:pPr>
    </w:p>
    <w:p w14:paraId="27A46BD4" w14:textId="69C975E9" w:rsidR="006D4240" w:rsidRDefault="006D4240" w:rsidP="006D4240">
      <w:pPr>
        <w:spacing w:line="480" w:lineRule="auto"/>
        <w:ind w:firstLine="0"/>
        <w:jc w:val="center"/>
        <w:rPr>
          <w:rFonts w:asciiTheme="majorHAnsi" w:hAnsiTheme="majorHAnsi"/>
          <w:b/>
          <w:sz w:val="28"/>
          <w:szCs w:val="28"/>
        </w:rPr>
      </w:pPr>
      <w:r>
        <w:rPr>
          <w:rFonts w:asciiTheme="majorHAnsi" w:hAnsiTheme="majorHAnsi"/>
          <w:b/>
          <w:sz w:val="28"/>
          <w:szCs w:val="28"/>
        </w:rPr>
        <w:t>University of Aberdeen</w:t>
      </w:r>
    </w:p>
    <w:p w14:paraId="1364EC35" w14:textId="77777777" w:rsidR="006D4240" w:rsidRDefault="006D4240" w:rsidP="006D4240">
      <w:pPr>
        <w:spacing w:line="480" w:lineRule="auto"/>
        <w:ind w:firstLine="0"/>
        <w:jc w:val="center"/>
        <w:rPr>
          <w:rFonts w:asciiTheme="majorHAnsi" w:hAnsiTheme="majorHAnsi"/>
          <w:b/>
          <w:sz w:val="28"/>
          <w:szCs w:val="28"/>
        </w:rPr>
      </w:pPr>
    </w:p>
    <w:p w14:paraId="65C15418" w14:textId="77777777" w:rsidR="006D4240" w:rsidRDefault="006D4240" w:rsidP="006D4240">
      <w:pPr>
        <w:spacing w:line="480" w:lineRule="auto"/>
        <w:ind w:firstLine="0"/>
        <w:jc w:val="center"/>
        <w:rPr>
          <w:rFonts w:asciiTheme="majorHAnsi" w:hAnsiTheme="majorHAnsi"/>
          <w:b/>
          <w:sz w:val="28"/>
          <w:szCs w:val="28"/>
        </w:rPr>
      </w:pPr>
    </w:p>
    <w:p w14:paraId="0003A553"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Corresponding Author:</w:t>
      </w:r>
    </w:p>
    <w:p w14:paraId="26EA0438"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w:t>
      </w:r>
    </w:p>
    <w:p w14:paraId="5E874FF6" w14:textId="37E0D0A2"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Address and email for reader correspondence: Room T32, William Guild Building, King’s College, University of Aberdeen</w:t>
      </w:r>
      <w:r>
        <w:rPr>
          <w:rFonts w:asciiTheme="majorHAnsi" w:hAnsiTheme="majorHAnsi"/>
          <w:sz w:val="28"/>
          <w:szCs w:val="28"/>
        </w:rPr>
        <w:t>,</w:t>
      </w:r>
      <w:r w:rsidRPr="006D4240">
        <w:rPr>
          <w:rFonts w:asciiTheme="majorHAnsi" w:hAnsiTheme="majorHAnsi"/>
          <w:sz w:val="28"/>
          <w:szCs w:val="28"/>
        </w:rPr>
        <w:t xml:space="preserve"> a.nowakowska@abdn.ac.uk</w:t>
      </w:r>
    </w:p>
    <w:p w14:paraId="081379CC" w14:textId="4E337231"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 xml:space="preserve">Running Head: </w:t>
      </w:r>
      <w:r>
        <w:rPr>
          <w:rFonts w:asciiTheme="majorHAnsi" w:hAnsiTheme="majorHAnsi"/>
          <w:sz w:val="28"/>
          <w:szCs w:val="28"/>
        </w:rPr>
        <w:t>Human visual search behaviour is far from ideal</w:t>
      </w:r>
    </w:p>
    <w:p w14:paraId="6E342A06"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Author note:</w:t>
      </w:r>
    </w:p>
    <w:p w14:paraId="623D1ABE"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 Department of Psychology, University of Aberdeen</w:t>
      </w:r>
    </w:p>
    <w:p w14:paraId="5D37E0E2"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Alasdair D.F. Clarke, Department of Psychology, University of Aberdeen</w:t>
      </w:r>
    </w:p>
    <w:p w14:paraId="70BD59F0" w14:textId="7FB6FA7F"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Amelia R. Hunt, Department of Psychology, University of Aberdeen</w:t>
      </w:r>
    </w:p>
    <w:p w14:paraId="17E88B7A" w14:textId="77777777" w:rsidR="006D4240" w:rsidRDefault="006D4240" w:rsidP="006D4240">
      <w:pPr>
        <w:spacing w:line="480" w:lineRule="auto"/>
        <w:ind w:firstLine="0"/>
        <w:rPr>
          <w:rFonts w:asciiTheme="majorHAnsi" w:hAnsiTheme="majorHAnsi"/>
          <w:b/>
          <w:sz w:val="28"/>
          <w:szCs w:val="28"/>
        </w:rPr>
      </w:pPr>
    </w:p>
    <w:p w14:paraId="64D22005" w14:textId="126013B5" w:rsidR="002B1C8C" w:rsidRDefault="002B1C8C" w:rsidP="00E5044B">
      <w:pPr>
        <w:spacing w:line="480" w:lineRule="auto"/>
        <w:ind w:firstLine="0"/>
        <w:rPr>
          <w:rStyle w:val="SubtleEmphasis"/>
          <w:rFonts w:asciiTheme="majorHAnsi" w:hAnsiTheme="majorHAnsi"/>
          <w:b/>
          <w:i w:val="0"/>
          <w:color w:val="000000" w:themeColor="text1"/>
          <w:sz w:val="24"/>
          <w:szCs w:val="24"/>
        </w:rPr>
      </w:pPr>
      <w:r w:rsidRPr="002B1C8C">
        <w:rPr>
          <w:rStyle w:val="SubtleEmphasis"/>
          <w:rFonts w:asciiTheme="majorHAnsi" w:hAnsiTheme="majorHAnsi"/>
          <w:b/>
          <w:i w:val="0"/>
          <w:color w:val="000000" w:themeColor="text1"/>
          <w:sz w:val="24"/>
          <w:szCs w:val="24"/>
        </w:rPr>
        <w:lastRenderedPageBreak/>
        <w:t>Abstract</w:t>
      </w:r>
      <w:r w:rsidR="007716AB">
        <w:rPr>
          <w:rStyle w:val="SubtleEmphasis"/>
          <w:rFonts w:asciiTheme="majorHAnsi" w:hAnsiTheme="majorHAnsi"/>
          <w:b/>
          <w:i w:val="0"/>
          <w:color w:val="000000" w:themeColor="text1"/>
          <w:sz w:val="24"/>
          <w:szCs w:val="24"/>
        </w:rPr>
        <w:t xml:space="preserve"> </w:t>
      </w:r>
    </w:p>
    <w:p w14:paraId="06C46372" w14:textId="325A1FB3" w:rsidR="005E1F9C" w:rsidRPr="00453244" w:rsidRDefault="007716AB" w:rsidP="00E5044B">
      <w:pPr>
        <w:spacing w:line="480" w:lineRule="auto"/>
        <w:ind w:firstLine="0"/>
        <w:rPr>
          <w:rStyle w:val="SubtleEmphasis"/>
          <w:rFonts w:asciiTheme="majorHAnsi" w:hAnsiTheme="majorHAnsi"/>
          <w:i w:val="0"/>
          <w:color w:val="808080" w:themeColor="background1" w:themeShade="80"/>
          <w:sz w:val="24"/>
          <w:szCs w:val="24"/>
        </w:rPr>
      </w:pPr>
      <w:r w:rsidRPr="00453244">
        <w:rPr>
          <w:rFonts w:asciiTheme="majorHAnsi" w:eastAsiaTheme="minorEastAsia" w:hAnsiTheme="majorHAnsi" w:cs="Gill Sans"/>
          <w:i/>
          <w:color w:val="8064A2" w:themeColor="accent4"/>
          <w:sz w:val="24"/>
          <w:szCs w:val="24"/>
          <w:lang w:val="en-US" w:eastAsia="en-GB"/>
        </w:rPr>
        <w:t>Evolutionary pressures have made foraging behaviors highly efficient</w:t>
      </w:r>
      <w:r w:rsidR="00301B29" w:rsidRPr="00453244">
        <w:rPr>
          <w:rFonts w:asciiTheme="majorHAnsi" w:eastAsiaTheme="minorEastAsia" w:hAnsiTheme="majorHAnsi" w:cs="Gill Sans"/>
          <w:i/>
          <w:color w:val="8064A2" w:themeColor="accent4"/>
          <w:sz w:val="24"/>
          <w:szCs w:val="24"/>
          <w:lang w:val="en-US" w:eastAsia="en-GB"/>
        </w:rPr>
        <w:t xml:space="preserve"> in many species</w:t>
      </w:r>
      <w:r w:rsidRPr="00453244">
        <w:rPr>
          <w:rFonts w:asciiTheme="majorHAnsi" w:eastAsiaTheme="minorEastAsia" w:hAnsiTheme="majorHAnsi" w:cs="Gill Sans"/>
          <w:i/>
          <w:color w:val="8064A2" w:themeColor="accent4"/>
          <w:sz w:val="24"/>
          <w:szCs w:val="24"/>
          <w:lang w:val="en-US" w:eastAsia="en-GB"/>
        </w:rPr>
        <w:t>.</w:t>
      </w:r>
      <w:r w:rsidR="00301B29" w:rsidRPr="00453244">
        <w:rPr>
          <w:rFonts w:asciiTheme="majorHAnsi" w:eastAsiaTheme="minorEastAsia" w:hAnsiTheme="majorHAnsi" w:cs="Gill Sans"/>
          <w:i/>
          <w:color w:val="8064A2" w:themeColor="accent4"/>
          <w:sz w:val="24"/>
          <w:szCs w:val="24"/>
          <w:lang w:val="en-US" w:eastAsia="en-GB"/>
        </w:rPr>
        <w:t xml:space="preserve"> </w:t>
      </w:r>
      <w:r w:rsidRPr="00453244">
        <w:rPr>
          <w:rFonts w:asciiTheme="majorHAnsi" w:eastAsiaTheme="minorEastAsia" w:hAnsiTheme="majorHAnsi" w:cs="Gill Sans"/>
          <w:i/>
          <w:color w:val="8064A2" w:themeColor="accent4"/>
          <w:sz w:val="24"/>
          <w:szCs w:val="24"/>
          <w:lang w:val="en-US" w:eastAsia="en-GB"/>
        </w:rPr>
        <w:t xml:space="preserve">Eye movements during search present a useful instance of foraging behavior in humans. </w:t>
      </w:r>
      <w:r w:rsidR="00EF0279" w:rsidRPr="00453244">
        <w:rPr>
          <w:rFonts w:asciiTheme="majorHAnsi" w:eastAsiaTheme="minorEastAsia" w:hAnsiTheme="majorHAnsi" w:cs="Gill Sans"/>
          <w:i/>
          <w:color w:val="808080" w:themeColor="background1" w:themeShade="80"/>
          <w:sz w:val="24"/>
          <w:szCs w:val="24"/>
          <w:lang w:val="en-US" w:eastAsia="en-GB"/>
        </w:rPr>
        <w:t>W</w:t>
      </w:r>
      <w:r w:rsidR="005E1F9C" w:rsidRPr="00453244">
        <w:rPr>
          <w:rFonts w:asciiTheme="majorHAnsi" w:eastAsiaTheme="minorEastAsia" w:hAnsiTheme="majorHAnsi" w:cs="Gill Sans"/>
          <w:i/>
          <w:color w:val="808080" w:themeColor="background1" w:themeShade="80"/>
          <w:sz w:val="24"/>
          <w:szCs w:val="24"/>
          <w:lang w:val="en-US" w:eastAsia="en-GB"/>
        </w:rPr>
        <w:t>e test</w:t>
      </w:r>
      <w:r w:rsidR="00EF0279" w:rsidRPr="00453244">
        <w:rPr>
          <w:rFonts w:asciiTheme="majorHAnsi" w:eastAsiaTheme="minorEastAsia" w:hAnsiTheme="majorHAnsi" w:cs="Gill Sans"/>
          <w:i/>
          <w:color w:val="808080" w:themeColor="background1" w:themeShade="80"/>
          <w:sz w:val="24"/>
          <w:szCs w:val="24"/>
          <w:lang w:val="en-US" w:eastAsia="en-GB"/>
        </w:rPr>
        <w:t>ed</w:t>
      </w:r>
      <w:r w:rsidR="005E1F9C" w:rsidRPr="00453244">
        <w:rPr>
          <w:rFonts w:asciiTheme="majorHAnsi" w:eastAsiaTheme="minorEastAsia" w:hAnsiTheme="majorHAnsi" w:cs="Gill Sans"/>
          <w:i/>
          <w:color w:val="808080" w:themeColor="background1" w:themeShade="80"/>
          <w:sz w:val="24"/>
          <w:szCs w:val="24"/>
          <w:lang w:val="en-US" w:eastAsia="en-GB"/>
        </w:rPr>
        <w:t xml:space="preserve"> </w:t>
      </w:r>
      <w:r w:rsidR="00EF0279" w:rsidRPr="00453244">
        <w:rPr>
          <w:rFonts w:asciiTheme="majorHAnsi" w:eastAsiaTheme="minorEastAsia" w:hAnsiTheme="majorHAnsi" w:cs="Gill Sans"/>
          <w:i/>
          <w:color w:val="808080" w:themeColor="background1" w:themeShade="80"/>
          <w:sz w:val="24"/>
          <w:szCs w:val="24"/>
          <w:lang w:val="en-US" w:eastAsia="en-GB"/>
        </w:rPr>
        <w:t>the efficiency of eye movements during search</w:t>
      </w:r>
      <w:r w:rsidR="005E1F9C" w:rsidRPr="00453244">
        <w:rPr>
          <w:rFonts w:asciiTheme="majorHAnsi" w:eastAsiaTheme="minorEastAsia" w:hAnsiTheme="majorHAnsi" w:cs="Gill Sans"/>
          <w:i/>
          <w:color w:val="808080" w:themeColor="background1" w:themeShade="80"/>
          <w:sz w:val="24"/>
          <w:szCs w:val="24"/>
          <w:lang w:val="en-US" w:eastAsia="en-GB"/>
        </w:rPr>
        <w:t xml:space="preserve"> using </w:t>
      </w:r>
      <w:r w:rsidR="0065134C" w:rsidRPr="00453244">
        <w:rPr>
          <w:rFonts w:asciiTheme="majorHAnsi" w:eastAsiaTheme="minorEastAsia" w:hAnsiTheme="majorHAnsi" w:cs="Gill Sans"/>
          <w:i/>
          <w:color w:val="808080" w:themeColor="background1" w:themeShade="80"/>
          <w:sz w:val="24"/>
          <w:szCs w:val="24"/>
          <w:lang w:val="en-US" w:eastAsia="en-GB"/>
        </w:rPr>
        <w:t xml:space="preserve">homogeneous </w:t>
      </w:r>
      <w:r w:rsidR="004F4310" w:rsidRPr="00453244">
        <w:rPr>
          <w:rFonts w:asciiTheme="majorHAnsi" w:eastAsiaTheme="minorEastAsia" w:hAnsiTheme="majorHAnsi" w:cs="Gill Sans"/>
          <w:i/>
          <w:color w:val="808080" w:themeColor="background1" w:themeShade="80"/>
          <w:sz w:val="24"/>
          <w:szCs w:val="24"/>
          <w:lang w:val="en-US" w:eastAsia="en-GB"/>
        </w:rPr>
        <w:t>and</w:t>
      </w:r>
      <w:r w:rsidR="0065134C" w:rsidRPr="00453244">
        <w:rPr>
          <w:rFonts w:asciiTheme="majorHAnsi" w:eastAsiaTheme="minorEastAsia" w:hAnsiTheme="majorHAnsi" w:cs="Gill Sans"/>
          <w:i/>
          <w:color w:val="808080" w:themeColor="background1" w:themeShade="80"/>
          <w:sz w:val="24"/>
          <w:szCs w:val="24"/>
          <w:lang w:val="en-US" w:eastAsia="en-GB"/>
        </w:rPr>
        <w:t xml:space="preserve"> heterogeneous</w:t>
      </w:r>
      <w:r w:rsidR="0065134C" w:rsidRPr="00453244" w:rsidDel="00EF0279">
        <w:rPr>
          <w:rFonts w:asciiTheme="majorHAnsi" w:eastAsiaTheme="minorEastAsia" w:hAnsiTheme="majorHAnsi" w:cs="Gill Sans"/>
          <w:i/>
          <w:color w:val="808080" w:themeColor="background1" w:themeShade="80"/>
          <w:sz w:val="24"/>
          <w:szCs w:val="24"/>
          <w:lang w:val="en-US" w:eastAsia="en-GB"/>
        </w:rPr>
        <w:t xml:space="preserve"> </w:t>
      </w:r>
      <w:r w:rsidR="005E1F9C" w:rsidRPr="00453244">
        <w:rPr>
          <w:rFonts w:asciiTheme="majorHAnsi" w:eastAsiaTheme="minorEastAsia" w:hAnsiTheme="majorHAnsi" w:cs="Gill Sans"/>
          <w:i/>
          <w:color w:val="808080" w:themeColor="background1" w:themeShade="80"/>
          <w:sz w:val="24"/>
          <w:szCs w:val="24"/>
          <w:lang w:val="en-US" w:eastAsia="en-GB"/>
        </w:rPr>
        <w:t>arrays</w:t>
      </w:r>
      <w:r w:rsidR="0065134C" w:rsidRPr="00453244">
        <w:rPr>
          <w:rFonts w:asciiTheme="majorHAnsi" w:eastAsiaTheme="minorEastAsia" w:hAnsiTheme="majorHAnsi" w:cs="Gill Sans"/>
          <w:i/>
          <w:color w:val="808080" w:themeColor="background1" w:themeShade="80"/>
          <w:sz w:val="24"/>
          <w:szCs w:val="24"/>
          <w:lang w:val="en-US" w:eastAsia="en-GB"/>
        </w:rPr>
        <w:t xml:space="preserve"> of</w:t>
      </w:r>
      <w:r w:rsidR="005E1F9C" w:rsidRPr="00453244">
        <w:rPr>
          <w:rFonts w:asciiTheme="majorHAnsi" w:eastAsiaTheme="minorEastAsia" w:hAnsiTheme="majorHAnsi" w:cs="Gill Sans"/>
          <w:i/>
          <w:color w:val="808080" w:themeColor="background1" w:themeShade="80"/>
          <w:sz w:val="24"/>
          <w:szCs w:val="24"/>
          <w:lang w:val="en-US" w:eastAsia="en-GB"/>
        </w:rPr>
        <w:t xml:space="preserve"> line segments.</w:t>
      </w:r>
      <w:r w:rsidR="00101F79" w:rsidRPr="00453244">
        <w:rPr>
          <w:rFonts w:asciiTheme="majorHAnsi" w:eastAsiaTheme="minorEastAsia" w:hAnsiTheme="majorHAnsi" w:cs="Gill Sans"/>
          <w:i/>
          <w:color w:val="808080" w:themeColor="background1" w:themeShade="80"/>
          <w:sz w:val="24"/>
          <w:szCs w:val="24"/>
          <w:lang w:val="en-US" w:eastAsia="en-GB"/>
        </w:rPr>
        <w:t xml:space="preserve"> The target is </w:t>
      </w:r>
      <w:r w:rsidR="005C3080" w:rsidRPr="00453244">
        <w:rPr>
          <w:rFonts w:asciiTheme="majorHAnsi" w:eastAsiaTheme="minorEastAsia" w:hAnsiTheme="majorHAnsi" w:cs="Gill Sans"/>
          <w:i/>
          <w:color w:val="808080" w:themeColor="background1" w:themeShade="80"/>
          <w:sz w:val="24"/>
          <w:szCs w:val="24"/>
          <w:lang w:val="en-US" w:eastAsia="en-GB"/>
        </w:rPr>
        <w:t>visible</w:t>
      </w:r>
      <w:r w:rsidR="00101F79" w:rsidRPr="00453244">
        <w:rPr>
          <w:rFonts w:asciiTheme="majorHAnsi" w:eastAsiaTheme="minorEastAsia" w:hAnsiTheme="majorHAnsi" w:cs="Gill Sans"/>
          <w:i/>
          <w:color w:val="808080" w:themeColor="background1" w:themeShade="80"/>
          <w:sz w:val="24"/>
          <w:szCs w:val="24"/>
          <w:lang w:val="en-US" w:eastAsia="en-GB"/>
        </w:rPr>
        <w:t xml:space="preserve"> </w:t>
      </w:r>
      <w:r w:rsidR="005C3080" w:rsidRPr="00453244">
        <w:rPr>
          <w:rFonts w:asciiTheme="majorHAnsi" w:eastAsiaTheme="minorEastAsia" w:hAnsiTheme="majorHAnsi" w:cs="Gill Sans"/>
          <w:i/>
          <w:color w:val="808080" w:themeColor="background1" w:themeShade="80"/>
          <w:sz w:val="24"/>
          <w:szCs w:val="24"/>
          <w:lang w:val="en-US" w:eastAsia="en-GB"/>
        </w:rPr>
        <w:t>in the periphery</w:t>
      </w:r>
      <w:r w:rsidR="00101F79" w:rsidRPr="00453244">
        <w:rPr>
          <w:rFonts w:asciiTheme="majorHAnsi" w:eastAsiaTheme="minorEastAsia" w:hAnsiTheme="majorHAnsi" w:cs="Gill Sans"/>
          <w:i/>
          <w:color w:val="808080" w:themeColor="background1" w:themeShade="80"/>
          <w:sz w:val="24"/>
          <w:szCs w:val="24"/>
          <w:lang w:val="en-US" w:eastAsia="en-GB"/>
        </w:rPr>
        <w:t xml:space="preserve"> on the homogeneous </w:t>
      </w:r>
      <w:r w:rsidR="0065134C" w:rsidRPr="00453244">
        <w:rPr>
          <w:rFonts w:asciiTheme="majorHAnsi" w:eastAsiaTheme="minorEastAsia" w:hAnsiTheme="majorHAnsi" w:cs="Gill Sans"/>
          <w:i/>
          <w:color w:val="808080" w:themeColor="background1" w:themeShade="80"/>
          <w:sz w:val="24"/>
          <w:szCs w:val="24"/>
          <w:lang w:val="en-US" w:eastAsia="en-GB"/>
        </w:rPr>
        <w:t>array</w:t>
      </w:r>
      <w:r w:rsidR="00101F79" w:rsidRPr="00453244">
        <w:rPr>
          <w:rFonts w:asciiTheme="majorHAnsi" w:eastAsiaTheme="minorEastAsia" w:hAnsiTheme="majorHAnsi" w:cs="Gill Sans"/>
          <w:i/>
          <w:color w:val="808080" w:themeColor="background1" w:themeShade="80"/>
          <w:sz w:val="24"/>
          <w:szCs w:val="24"/>
          <w:lang w:val="en-US" w:eastAsia="en-GB"/>
        </w:rPr>
        <w:t xml:space="preserve">, but </w:t>
      </w:r>
      <w:r w:rsidR="00BD0A71" w:rsidRPr="00453244">
        <w:rPr>
          <w:rFonts w:asciiTheme="majorHAnsi" w:eastAsiaTheme="minorEastAsia" w:hAnsiTheme="majorHAnsi" w:cs="Gill Sans"/>
          <w:i/>
          <w:color w:val="808080" w:themeColor="background1" w:themeShade="80"/>
          <w:sz w:val="24"/>
          <w:szCs w:val="24"/>
          <w:lang w:val="en-US" w:eastAsia="en-GB"/>
        </w:rPr>
        <w:t>requires</w:t>
      </w:r>
      <w:r w:rsidR="005C3080" w:rsidRPr="00453244">
        <w:rPr>
          <w:rFonts w:asciiTheme="majorHAnsi" w:eastAsiaTheme="minorEastAsia" w:hAnsiTheme="majorHAnsi" w:cs="Gill Sans"/>
          <w:i/>
          <w:color w:val="808080" w:themeColor="background1" w:themeShade="80"/>
          <w:sz w:val="24"/>
          <w:szCs w:val="24"/>
          <w:lang w:val="en-US" w:eastAsia="en-GB"/>
        </w:rPr>
        <w:t xml:space="preserve"> central vision </w:t>
      </w:r>
      <w:r w:rsidR="004F4310" w:rsidRPr="00453244">
        <w:rPr>
          <w:rFonts w:asciiTheme="majorHAnsi" w:eastAsiaTheme="minorEastAsia" w:hAnsiTheme="majorHAnsi" w:cs="Gill Sans"/>
          <w:i/>
          <w:color w:val="808080" w:themeColor="background1" w:themeShade="80"/>
          <w:sz w:val="24"/>
          <w:szCs w:val="24"/>
          <w:lang w:val="en-US" w:eastAsia="en-GB"/>
        </w:rPr>
        <w:t xml:space="preserve">to be detected </w:t>
      </w:r>
      <w:r w:rsidR="005C3080" w:rsidRPr="00453244">
        <w:rPr>
          <w:rFonts w:asciiTheme="majorHAnsi" w:eastAsiaTheme="minorEastAsia" w:hAnsiTheme="majorHAnsi" w:cs="Gill Sans"/>
          <w:i/>
          <w:color w:val="808080" w:themeColor="background1" w:themeShade="80"/>
          <w:sz w:val="24"/>
          <w:szCs w:val="24"/>
          <w:lang w:val="en-US" w:eastAsia="en-GB"/>
        </w:rPr>
        <w:t>on</w:t>
      </w:r>
      <w:r w:rsidR="00101F79" w:rsidRPr="00453244">
        <w:rPr>
          <w:rFonts w:asciiTheme="majorHAnsi" w:eastAsiaTheme="minorEastAsia" w:hAnsiTheme="majorHAnsi" w:cs="Gill Sans"/>
          <w:i/>
          <w:color w:val="808080" w:themeColor="background1" w:themeShade="80"/>
          <w:sz w:val="24"/>
          <w:szCs w:val="24"/>
          <w:lang w:val="en-US" w:eastAsia="en-GB"/>
        </w:rPr>
        <w:t xml:space="preserve"> the heterogeneous </w:t>
      </w:r>
      <w:r w:rsidR="0065134C" w:rsidRPr="00453244">
        <w:rPr>
          <w:rFonts w:asciiTheme="majorHAnsi" w:eastAsiaTheme="minorEastAsia" w:hAnsiTheme="majorHAnsi" w:cs="Gill Sans"/>
          <w:i/>
          <w:color w:val="808080" w:themeColor="background1" w:themeShade="80"/>
          <w:sz w:val="24"/>
          <w:szCs w:val="24"/>
          <w:lang w:val="en-US" w:eastAsia="en-GB"/>
        </w:rPr>
        <w:t>array</w:t>
      </w:r>
      <w:r w:rsidR="00970E84" w:rsidRPr="00453244">
        <w:rPr>
          <w:rFonts w:asciiTheme="majorHAnsi" w:eastAsiaTheme="minorEastAsia" w:hAnsiTheme="majorHAnsi" w:cs="Gill Sans"/>
          <w:i/>
          <w:color w:val="808080" w:themeColor="background1" w:themeShade="80"/>
          <w:sz w:val="24"/>
          <w:szCs w:val="24"/>
          <w:lang w:val="en-US" w:eastAsia="en-GB"/>
        </w:rPr>
        <w:t>.</w:t>
      </w:r>
      <w:r w:rsidR="005E1F9C" w:rsidRPr="00453244">
        <w:rPr>
          <w:rFonts w:asciiTheme="majorHAnsi" w:eastAsiaTheme="minorEastAsia" w:hAnsiTheme="majorHAnsi" w:cs="Gill Sans"/>
          <w:i/>
          <w:color w:val="808080" w:themeColor="background1" w:themeShade="80"/>
          <w:sz w:val="24"/>
          <w:szCs w:val="24"/>
          <w:lang w:val="en-US" w:eastAsia="en-GB"/>
        </w:rPr>
        <w:t xml:space="preserve"> </w:t>
      </w:r>
      <w:r w:rsidR="0065134C" w:rsidRPr="00453244">
        <w:rPr>
          <w:rFonts w:asciiTheme="majorHAnsi" w:eastAsiaTheme="minorEastAsia" w:hAnsiTheme="majorHAnsi" w:cs="Gill Sans"/>
          <w:i/>
          <w:color w:val="808080" w:themeColor="background1" w:themeShade="80"/>
          <w:sz w:val="24"/>
          <w:szCs w:val="24"/>
          <w:lang w:val="en-US" w:eastAsia="en-GB"/>
        </w:rPr>
        <w:t xml:space="preserve">For a </w:t>
      </w:r>
      <w:r w:rsidR="004F4310" w:rsidRPr="00453244">
        <w:rPr>
          <w:rFonts w:asciiTheme="majorHAnsi" w:eastAsiaTheme="minorEastAsia" w:hAnsiTheme="majorHAnsi" w:cs="Gill Sans"/>
          <w:i/>
          <w:color w:val="808080" w:themeColor="background1" w:themeShade="80"/>
          <w:sz w:val="24"/>
          <w:szCs w:val="24"/>
          <w:lang w:val="en-US" w:eastAsia="en-GB"/>
        </w:rPr>
        <w:t xml:space="preserve">compound </w:t>
      </w:r>
      <w:r w:rsidR="0065134C" w:rsidRPr="00453244">
        <w:rPr>
          <w:rFonts w:asciiTheme="majorHAnsi" w:eastAsiaTheme="minorEastAsia" w:hAnsiTheme="majorHAnsi" w:cs="Gill Sans"/>
          <w:i/>
          <w:color w:val="808080" w:themeColor="background1" w:themeShade="80"/>
          <w:sz w:val="24"/>
          <w:szCs w:val="24"/>
          <w:lang w:val="en-US" w:eastAsia="en-GB"/>
        </w:rPr>
        <w:t xml:space="preserve">search array </w:t>
      </w:r>
      <w:r w:rsidR="0065134C" w:rsidRPr="00453244">
        <w:rPr>
          <w:rStyle w:val="SubtleEmphasis"/>
          <w:rFonts w:asciiTheme="majorHAnsi" w:hAnsiTheme="majorHAnsi"/>
          <w:i w:val="0"/>
          <w:color w:val="808080" w:themeColor="background1" w:themeShade="80"/>
          <w:sz w:val="24"/>
          <w:szCs w:val="24"/>
        </w:rPr>
        <w:t>that is heterogeneous on one side and homogeneous on the other</w:t>
      </w:r>
      <w:r w:rsidR="00A1496E" w:rsidRPr="00453244">
        <w:rPr>
          <w:rFonts w:asciiTheme="majorHAnsi" w:eastAsiaTheme="minorEastAsia" w:hAnsiTheme="majorHAnsi" w:cs="Gill Sans"/>
          <w:i/>
          <w:color w:val="808080" w:themeColor="background1" w:themeShade="80"/>
          <w:sz w:val="24"/>
          <w:szCs w:val="24"/>
          <w:lang w:val="en-US" w:eastAsia="en-GB"/>
        </w:rPr>
        <w:t>,</w:t>
      </w:r>
      <w:r w:rsidR="005E1F9C" w:rsidRPr="00453244">
        <w:rPr>
          <w:rFonts w:asciiTheme="majorHAnsi" w:eastAsiaTheme="minorEastAsia" w:hAnsiTheme="majorHAnsi" w:cs="Gill Sans"/>
          <w:i/>
          <w:color w:val="808080" w:themeColor="background1" w:themeShade="80"/>
          <w:sz w:val="24"/>
          <w:szCs w:val="24"/>
          <w:lang w:val="en-US" w:eastAsia="en-GB"/>
        </w:rPr>
        <w:t xml:space="preserve"> </w:t>
      </w:r>
      <w:r w:rsidR="00101F79" w:rsidRPr="00453244">
        <w:rPr>
          <w:rFonts w:asciiTheme="majorHAnsi" w:eastAsiaTheme="minorEastAsia" w:hAnsiTheme="majorHAnsi" w:cs="Gill Sans"/>
          <w:i/>
          <w:color w:val="808080" w:themeColor="background1" w:themeShade="80"/>
          <w:sz w:val="24"/>
          <w:szCs w:val="24"/>
          <w:lang w:val="en-US" w:eastAsia="en-GB"/>
        </w:rPr>
        <w:t>eye movements</w:t>
      </w:r>
      <w:r w:rsidR="005E1F9C" w:rsidRPr="00453244">
        <w:rPr>
          <w:rFonts w:asciiTheme="majorHAnsi" w:eastAsiaTheme="minorEastAsia" w:hAnsiTheme="majorHAnsi" w:cs="Gill Sans"/>
          <w:i/>
          <w:color w:val="808080" w:themeColor="background1" w:themeShade="80"/>
          <w:sz w:val="24"/>
          <w:szCs w:val="24"/>
          <w:lang w:val="en-US" w:eastAsia="en-GB"/>
        </w:rPr>
        <w:t xml:space="preserve"> </w:t>
      </w:r>
      <w:r w:rsidR="00443EAE" w:rsidRPr="00453244">
        <w:rPr>
          <w:rFonts w:asciiTheme="majorHAnsi" w:eastAsiaTheme="minorEastAsia" w:hAnsiTheme="majorHAnsi" w:cs="Gill Sans"/>
          <w:i/>
          <w:color w:val="808080" w:themeColor="background1" w:themeShade="80"/>
          <w:sz w:val="24"/>
          <w:szCs w:val="24"/>
          <w:lang w:val="en-US" w:eastAsia="en-GB"/>
        </w:rPr>
        <w:t xml:space="preserve">should be directed </w:t>
      </w:r>
      <w:r w:rsidR="00101F79" w:rsidRPr="00453244">
        <w:rPr>
          <w:rFonts w:asciiTheme="majorHAnsi" w:eastAsiaTheme="minorEastAsia" w:hAnsiTheme="majorHAnsi" w:cs="Gill Sans"/>
          <w:i/>
          <w:color w:val="808080" w:themeColor="background1" w:themeShade="80"/>
          <w:sz w:val="24"/>
          <w:szCs w:val="24"/>
          <w:lang w:val="en-US" w:eastAsia="en-GB"/>
        </w:rPr>
        <w:t xml:space="preserve">only </w:t>
      </w:r>
      <w:r w:rsidR="005E1F9C" w:rsidRPr="00453244">
        <w:rPr>
          <w:rFonts w:asciiTheme="majorHAnsi" w:eastAsiaTheme="minorEastAsia" w:hAnsiTheme="majorHAnsi" w:cs="Gill Sans"/>
          <w:i/>
          <w:color w:val="808080" w:themeColor="background1" w:themeShade="80"/>
          <w:sz w:val="24"/>
          <w:szCs w:val="24"/>
          <w:lang w:val="en-US" w:eastAsia="en-GB"/>
        </w:rPr>
        <w:t>to the heterogeneous side</w:t>
      </w:r>
      <w:r w:rsidR="0065134C" w:rsidRPr="00453244">
        <w:rPr>
          <w:rFonts w:asciiTheme="majorHAnsi" w:eastAsiaTheme="minorEastAsia" w:hAnsiTheme="majorHAnsi" w:cs="Gill Sans"/>
          <w:i/>
          <w:color w:val="808080" w:themeColor="background1" w:themeShade="80"/>
          <w:sz w:val="24"/>
          <w:szCs w:val="24"/>
          <w:lang w:val="en-US" w:eastAsia="en-GB"/>
        </w:rPr>
        <w:t>.</w:t>
      </w:r>
      <w:r w:rsidR="00BD0A71" w:rsidRPr="00453244">
        <w:rPr>
          <w:rFonts w:asciiTheme="majorHAnsi" w:eastAsiaTheme="minorEastAsia" w:hAnsiTheme="majorHAnsi" w:cs="Gill Sans"/>
          <w:i/>
          <w:color w:val="808080" w:themeColor="background1" w:themeShade="80"/>
          <w:sz w:val="24"/>
          <w:szCs w:val="24"/>
          <w:lang w:val="en-US" w:eastAsia="en-GB"/>
        </w:rPr>
        <w:t xml:space="preserve"> </w:t>
      </w:r>
      <w:r w:rsidR="00E25DD8" w:rsidRPr="00E25DD8">
        <w:rPr>
          <w:rFonts w:asciiTheme="majorHAnsi" w:eastAsiaTheme="minorEastAsia" w:hAnsiTheme="majorHAnsi" w:cs="Gill Sans"/>
          <w:color w:val="808080" w:themeColor="background1" w:themeShade="80"/>
          <w:sz w:val="24"/>
          <w:szCs w:val="24"/>
          <w:lang w:val="en-US" w:eastAsia="en-GB"/>
        </w:rPr>
        <w:t>Instead, p</w:t>
      </w:r>
      <w:proofErr w:type="spellStart"/>
      <w:r w:rsidR="008A7ED5" w:rsidRPr="00E25DD8">
        <w:rPr>
          <w:rStyle w:val="SubtleEmphasis"/>
          <w:rFonts w:asciiTheme="majorHAnsi" w:hAnsiTheme="majorHAnsi"/>
          <w:i w:val="0"/>
          <w:color w:val="808080" w:themeColor="background1" w:themeShade="80"/>
          <w:sz w:val="24"/>
          <w:szCs w:val="24"/>
        </w:rPr>
        <w:t>articipants</w:t>
      </w:r>
      <w:proofErr w:type="spellEnd"/>
      <w:r w:rsidR="008A7ED5" w:rsidRPr="00E25DD8">
        <w:rPr>
          <w:rStyle w:val="SubtleEmphasis"/>
          <w:rFonts w:asciiTheme="majorHAnsi" w:hAnsiTheme="majorHAnsi"/>
          <w:i w:val="0"/>
          <w:color w:val="808080" w:themeColor="background1" w:themeShade="80"/>
          <w:sz w:val="24"/>
          <w:szCs w:val="24"/>
        </w:rPr>
        <w:t xml:space="preserve"> </w:t>
      </w:r>
      <w:r w:rsidR="008A7ED5" w:rsidRPr="00453244">
        <w:rPr>
          <w:rStyle w:val="SubtleEmphasis"/>
          <w:rFonts w:asciiTheme="majorHAnsi" w:hAnsiTheme="majorHAnsi"/>
          <w:i w:val="0"/>
          <w:color w:val="808080" w:themeColor="background1" w:themeShade="80"/>
          <w:sz w:val="24"/>
          <w:szCs w:val="24"/>
        </w:rPr>
        <w:t>made many fixations</w:t>
      </w:r>
      <w:r w:rsidR="005C3080" w:rsidRPr="00453244">
        <w:rPr>
          <w:rStyle w:val="SubtleEmphasis"/>
          <w:rFonts w:asciiTheme="majorHAnsi" w:hAnsiTheme="majorHAnsi"/>
          <w:i w:val="0"/>
          <w:color w:val="808080" w:themeColor="background1" w:themeShade="80"/>
          <w:sz w:val="24"/>
          <w:szCs w:val="24"/>
        </w:rPr>
        <w:t xml:space="preserve"> on the homogeneous side</w:t>
      </w:r>
      <w:r w:rsidR="00BD0A71" w:rsidRPr="00453244">
        <w:rPr>
          <w:rStyle w:val="SubtleEmphasis"/>
          <w:rFonts w:asciiTheme="majorHAnsi" w:hAnsiTheme="majorHAnsi"/>
          <w:i w:val="0"/>
          <w:color w:val="808080" w:themeColor="background1" w:themeShade="80"/>
          <w:sz w:val="24"/>
          <w:szCs w:val="24"/>
        </w:rPr>
        <w:t xml:space="preserve">. </w:t>
      </w:r>
      <w:r w:rsidR="006578F8" w:rsidRPr="00453244">
        <w:rPr>
          <w:rStyle w:val="SubtleEmphasis"/>
          <w:rFonts w:asciiTheme="majorHAnsi" w:hAnsiTheme="majorHAnsi"/>
          <w:i w:val="0"/>
          <w:color w:val="808080" w:themeColor="background1" w:themeShade="80"/>
          <w:sz w:val="24"/>
          <w:szCs w:val="24"/>
        </w:rPr>
        <w:t>By comparing</w:t>
      </w:r>
      <w:r w:rsidR="00A1496E" w:rsidRPr="00453244">
        <w:rPr>
          <w:rStyle w:val="SubtleEmphasis"/>
          <w:rFonts w:asciiTheme="majorHAnsi" w:hAnsiTheme="majorHAnsi"/>
          <w:i w:val="0"/>
          <w:color w:val="808080" w:themeColor="background1" w:themeShade="80"/>
          <w:sz w:val="24"/>
          <w:szCs w:val="24"/>
        </w:rPr>
        <w:t xml:space="preserve"> search of compound arrays to an estimate of search</w:t>
      </w:r>
      <w:r w:rsidR="006578F8" w:rsidRPr="00453244">
        <w:rPr>
          <w:rStyle w:val="SubtleEmphasis"/>
          <w:rFonts w:asciiTheme="majorHAnsi" w:hAnsiTheme="majorHAnsi"/>
          <w:i w:val="0"/>
          <w:color w:val="808080" w:themeColor="background1" w:themeShade="80"/>
          <w:sz w:val="24"/>
          <w:szCs w:val="24"/>
        </w:rPr>
        <w:t xml:space="preserve"> performance</w:t>
      </w:r>
      <w:r w:rsidR="00A1496E" w:rsidRPr="00453244">
        <w:rPr>
          <w:rStyle w:val="SubtleEmphasis"/>
          <w:rFonts w:asciiTheme="majorHAnsi" w:hAnsiTheme="majorHAnsi"/>
          <w:i w:val="0"/>
          <w:color w:val="808080" w:themeColor="background1" w:themeShade="80"/>
          <w:sz w:val="24"/>
          <w:szCs w:val="24"/>
        </w:rPr>
        <w:t xml:space="preserve"> based </w:t>
      </w:r>
      <w:r w:rsidR="006F0033" w:rsidRPr="00453244">
        <w:rPr>
          <w:rStyle w:val="SubtleEmphasis"/>
          <w:rFonts w:asciiTheme="majorHAnsi" w:hAnsiTheme="majorHAnsi"/>
          <w:i w:val="0"/>
          <w:color w:val="808080" w:themeColor="background1" w:themeShade="80"/>
          <w:sz w:val="24"/>
          <w:szCs w:val="24"/>
        </w:rPr>
        <w:t xml:space="preserve">on </w:t>
      </w:r>
      <w:r w:rsidR="00A1496E" w:rsidRPr="00453244">
        <w:rPr>
          <w:rStyle w:val="SubtleEmphasis"/>
          <w:rFonts w:asciiTheme="majorHAnsi" w:hAnsiTheme="majorHAnsi"/>
          <w:i w:val="0"/>
          <w:color w:val="808080" w:themeColor="background1" w:themeShade="80"/>
          <w:sz w:val="24"/>
          <w:szCs w:val="24"/>
        </w:rPr>
        <w:t>uniform arrays</w:t>
      </w:r>
      <w:r w:rsidR="00326187" w:rsidRPr="00453244">
        <w:rPr>
          <w:rStyle w:val="SubtleEmphasis"/>
          <w:rFonts w:asciiTheme="majorHAnsi" w:hAnsiTheme="majorHAnsi"/>
          <w:i w:val="0"/>
          <w:color w:val="808080" w:themeColor="background1" w:themeShade="80"/>
          <w:sz w:val="24"/>
          <w:szCs w:val="24"/>
        </w:rPr>
        <w:t>,</w:t>
      </w:r>
      <w:r w:rsidR="00A1496E" w:rsidRPr="00453244">
        <w:rPr>
          <w:rStyle w:val="SubtleEmphasis"/>
          <w:rFonts w:asciiTheme="majorHAnsi" w:hAnsiTheme="majorHAnsi"/>
          <w:i w:val="0"/>
          <w:color w:val="808080" w:themeColor="background1" w:themeShade="80"/>
          <w:sz w:val="24"/>
          <w:szCs w:val="24"/>
        </w:rPr>
        <w:t xml:space="preserve"> </w:t>
      </w:r>
      <w:r w:rsidR="006578F8" w:rsidRPr="00453244">
        <w:rPr>
          <w:rStyle w:val="SubtleEmphasis"/>
          <w:rFonts w:asciiTheme="majorHAnsi" w:hAnsiTheme="majorHAnsi"/>
          <w:i w:val="0"/>
          <w:color w:val="808080" w:themeColor="background1" w:themeShade="80"/>
          <w:sz w:val="24"/>
          <w:szCs w:val="24"/>
        </w:rPr>
        <w:t>we</w:t>
      </w:r>
      <w:r w:rsidR="00A1496E" w:rsidRPr="00453244">
        <w:rPr>
          <w:rStyle w:val="SubtleEmphasis"/>
          <w:rFonts w:asciiTheme="majorHAnsi" w:hAnsiTheme="majorHAnsi"/>
          <w:i w:val="0"/>
          <w:color w:val="808080" w:themeColor="background1" w:themeShade="80"/>
          <w:sz w:val="24"/>
          <w:szCs w:val="24"/>
        </w:rPr>
        <w:t xml:space="preserve"> </w:t>
      </w:r>
      <w:r w:rsidR="006F0033" w:rsidRPr="00453244">
        <w:rPr>
          <w:rStyle w:val="SubtleEmphasis"/>
          <w:rFonts w:asciiTheme="majorHAnsi" w:hAnsiTheme="majorHAnsi"/>
          <w:i w:val="0"/>
          <w:color w:val="808080" w:themeColor="background1" w:themeShade="80"/>
          <w:sz w:val="24"/>
          <w:szCs w:val="24"/>
        </w:rPr>
        <w:t>isolate</w:t>
      </w:r>
      <w:r w:rsidR="00BD0A71" w:rsidRPr="00453244">
        <w:rPr>
          <w:rStyle w:val="SubtleEmphasis"/>
          <w:rFonts w:asciiTheme="majorHAnsi" w:hAnsiTheme="majorHAnsi"/>
          <w:i w:val="0"/>
          <w:color w:val="808080" w:themeColor="background1" w:themeShade="80"/>
          <w:sz w:val="24"/>
          <w:szCs w:val="24"/>
        </w:rPr>
        <w:t xml:space="preserve"> two </w:t>
      </w:r>
      <w:r w:rsidR="00326187" w:rsidRPr="00453244">
        <w:rPr>
          <w:rStyle w:val="SubtleEmphasis"/>
          <w:rFonts w:asciiTheme="majorHAnsi" w:hAnsiTheme="majorHAnsi"/>
          <w:i w:val="0"/>
          <w:color w:val="808080" w:themeColor="background1" w:themeShade="80"/>
          <w:sz w:val="24"/>
          <w:szCs w:val="24"/>
        </w:rPr>
        <w:t>contributions to</w:t>
      </w:r>
      <w:r w:rsidR="00BD0A71" w:rsidRPr="00453244">
        <w:rPr>
          <w:rStyle w:val="SubtleEmphasis"/>
          <w:rFonts w:asciiTheme="majorHAnsi" w:hAnsiTheme="majorHAnsi"/>
          <w:i w:val="0"/>
          <w:color w:val="808080" w:themeColor="background1" w:themeShade="80"/>
          <w:sz w:val="24"/>
          <w:szCs w:val="24"/>
        </w:rPr>
        <w:t xml:space="preserve"> search inefficiency</w:t>
      </w:r>
      <w:r w:rsidR="006578F8" w:rsidRPr="00453244">
        <w:rPr>
          <w:rStyle w:val="SubtleEmphasis"/>
          <w:rFonts w:asciiTheme="majorHAnsi" w:hAnsiTheme="majorHAnsi"/>
          <w:i w:val="0"/>
          <w:color w:val="808080" w:themeColor="background1" w:themeShade="80"/>
          <w:sz w:val="24"/>
          <w:szCs w:val="24"/>
        </w:rPr>
        <w:t>.</w:t>
      </w:r>
      <w:r w:rsidR="00BD0A71" w:rsidRPr="00453244">
        <w:rPr>
          <w:rStyle w:val="SubtleEmphasis"/>
          <w:rFonts w:asciiTheme="majorHAnsi" w:hAnsiTheme="majorHAnsi"/>
          <w:i w:val="0"/>
          <w:color w:val="808080" w:themeColor="background1" w:themeShade="80"/>
          <w:sz w:val="24"/>
          <w:szCs w:val="24"/>
        </w:rPr>
        <w:t xml:space="preserve"> </w:t>
      </w:r>
      <w:r w:rsidR="006578F8" w:rsidRPr="00453244">
        <w:rPr>
          <w:rStyle w:val="SubtleEmphasis"/>
          <w:rFonts w:asciiTheme="majorHAnsi" w:hAnsiTheme="majorHAnsi"/>
          <w:i w:val="0"/>
          <w:color w:val="808080" w:themeColor="background1" w:themeShade="80"/>
          <w:sz w:val="24"/>
          <w:szCs w:val="24"/>
        </w:rPr>
        <w:t>F</w:t>
      </w:r>
      <w:r w:rsidR="00BD0A71" w:rsidRPr="00453244">
        <w:rPr>
          <w:rStyle w:val="SubtleEmphasis"/>
          <w:rFonts w:asciiTheme="majorHAnsi" w:hAnsiTheme="majorHAnsi"/>
          <w:i w:val="0"/>
          <w:color w:val="808080" w:themeColor="background1" w:themeShade="80"/>
          <w:sz w:val="24"/>
          <w:szCs w:val="24"/>
        </w:rPr>
        <w:t>irst</w:t>
      </w:r>
      <w:r w:rsidR="008A7ED5" w:rsidRPr="00453244">
        <w:rPr>
          <w:rStyle w:val="SubtleEmphasis"/>
          <w:rFonts w:asciiTheme="majorHAnsi" w:hAnsiTheme="majorHAnsi"/>
          <w:i w:val="0"/>
          <w:color w:val="808080" w:themeColor="background1" w:themeShade="80"/>
          <w:sz w:val="24"/>
          <w:szCs w:val="24"/>
        </w:rPr>
        <w:t xml:space="preserve">, </w:t>
      </w:r>
      <w:r w:rsidR="00BD0A71" w:rsidRPr="00453244">
        <w:rPr>
          <w:rStyle w:val="SubtleEmphasis"/>
          <w:rFonts w:asciiTheme="majorHAnsi" w:hAnsiTheme="majorHAnsi"/>
          <w:i w:val="0"/>
          <w:color w:val="808080" w:themeColor="background1" w:themeShade="80"/>
          <w:sz w:val="24"/>
          <w:szCs w:val="24"/>
        </w:rPr>
        <w:t>participants</w:t>
      </w:r>
      <w:r w:rsidR="006578F8" w:rsidRPr="00453244">
        <w:rPr>
          <w:rStyle w:val="SubtleEmphasis"/>
          <w:rFonts w:asciiTheme="majorHAnsi" w:hAnsiTheme="majorHAnsi"/>
          <w:i w:val="0"/>
          <w:color w:val="808080" w:themeColor="background1" w:themeShade="80"/>
          <w:sz w:val="24"/>
          <w:szCs w:val="24"/>
        </w:rPr>
        <w:t xml:space="preserve"> make superfluous fixations,</w:t>
      </w:r>
      <w:r w:rsidR="00BD0A71" w:rsidRPr="00453244">
        <w:rPr>
          <w:rStyle w:val="SubtleEmphasis"/>
          <w:rFonts w:asciiTheme="majorHAnsi" w:hAnsiTheme="majorHAnsi"/>
          <w:i w:val="0"/>
          <w:color w:val="808080" w:themeColor="background1" w:themeShade="80"/>
          <w:sz w:val="24"/>
          <w:szCs w:val="24"/>
        </w:rPr>
        <w:t xml:space="preserve"> </w:t>
      </w:r>
      <w:r w:rsidR="008A7ED5" w:rsidRPr="00453244">
        <w:rPr>
          <w:rStyle w:val="SubtleEmphasis"/>
          <w:rFonts w:asciiTheme="majorHAnsi" w:hAnsiTheme="majorHAnsi"/>
          <w:i w:val="0"/>
          <w:color w:val="808080" w:themeColor="background1" w:themeShade="80"/>
          <w:sz w:val="24"/>
          <w:szCs w:val="24"/>
        </w:rPr>
        <w:t>sacrific</w:t>
      </w:r>
      <w:r w:rsidR="006578F8" w:rsidRPr="00453244">
        <w:rPr>
          <w:rStyle w:val="SubtleEmphasis"/>
          <w:rFonts w:asciiTheme="majorHAnsi" w:hAnsiTheme="majorHAnsi"/>
          <w:i w:val="0"/>
          <w:color w:val="808080" w:themeColor="background1" w:themeShade="80"/>
          <w:sz w:val="24"/>
          <w:szCs w:val="24"/>
        </w:rPr>
        <w:t>ing</w:t>
      </w:r>
      <w:r w:rsidR="008A7ED5" w:rsidRPr="00453244">
        <w:rPr>
          <w:rStyle w:val="SubtleEmphasis"/>
          <w:rFonts w:asciiTheme="majorHAnsi" w:hAnsiTheme="majorHAnsi"/>
          <w:i w:val="0"/>
          <w:color w:val="808080" w:themeColor="background1" w:themeShade="80"/>
          <w:sz w:val="24"/>
          <w:szCs w:val="24"/>
        </w:rPr>
        <w:t xml:space="preserve"> speed for a perceived</w:t>
      </w:r>
      <w:r w:rsidR="00BD0A71" w:rsidRPr="00453244">
        <w:rPr>
          <w:rStyle w:val="SubtleEmphasis"/>
          <w:rFonts w:asciiTheme="majorHAnsi" w:hAnsiTheme="majorHAnsi"/>
          <w:i w:val="0"/>
          <w:color w:val="808080" w:themeColor="background1" w:themeShade="80"/>
          <w:sz w:val="24"/>
          <w:szCs w:val="24"/>
        </w:rPr>
        <w:t xml:space="preserve"> (but not actual)</w:t>
      </w:r>
      <w:r w:rsidR="008A7ED5" w:rsidRPr="00453244">
        <w:rPr>
          <w:rStyle w:val="SubtleEmphasis"/>
          <w:rFonts w:asciiTheme="majorHAnsi" w:hAnsiTheme="majorHAnsi"/>
          <w:i w:val="0"/>
          <w:color w:val="808080" w:themeColor="background1" w:themeShade="80"/>
          <w:sz w:val="24"/>
          <w:szCs w:val="24"/>
        </w:rPr>
        <w:t xml:space="preserve"> gain in response certainty.</w:t>
      </w:r>
      <w:r w:rsidR="005E1F9C" w:rsidRPr="00453244">
        <w:rPr>
          <w:rFonts w:asciiTheme="majorHAnsi" w:eastAsiaTheme="minorEastAsia" w:hAnsiTheme="majorHAnsi" w:cs="Gill Sans"/>
          <w:i/>
          <w:color w:val="808080" w:themeColor="background1" w:themeShade="80"/>
          <w:sz w:val="24"/>
          <w:szCs w:val="24"/>
          <w:lang w:val="en-US" w:eastAsia="en-GB"/>
        </w:rPr>
        <w:t xml:space="preserve"> </w:t>
      </w:r>
      <w:r w:rsidR="00BD0A71" w:rsidRPr="00453244">
        <w:rPr>
          <w:rFonts w:asciiTheme="majorHAnsi" w:eastAsiaTheme="minorEastAsia" w:hAnsiTheme="majorHAnsi" w:cs="Gill Sans"/>
          <w:i/>
          <w:color w:val="808080" w:themeColor="background1" w:themeShade="80"/>
          <w:sz w:val="24"/>
          <w:szCs w:val="24"/>
          <w:lang w:val="en-US" w:eastAsia="en-GB"/>
        </w:rPr>
        <w:t>Second</w:t>
      </w:r>
      <w:r w:rsidR="00326187" w:rsidRPr="00453244">
        <w:rPr>
          <w:rFonts w:asciiTheme="majorHAnsi" w:eastAsiaTheme="minorEastAsia" w:hAnsiTheme="majorHAnsi" w:cs="Gill Sans"/>
          <w:i/>
          <w:color w:val="808080" w:themeColor="background1" w:themeShade="80"/>
          <w:sz w:val="24"/>
          <w:szCs w:val="24"/>
          <w:lang w:val="en-US" w:eastAsia="en-GB"/>
        </w:rPr>
        <w:t>,</w:t>
      </w:r>
      <w:r w:rsidR="00BD0A71" w:rsidRPr="00453244">
        <w:rPr>
          <w:rFonts w:asciiTheme="majorHAnsi" w:eastAsiaTheme="minorEastAsia" w:hAnsiTheme="majorHAnsi" w:cs="Gill Sans"/>
          <w:i/>
          <w:color w:val="808080" w:themeColor="background1" w:themeShade="80"/>
          <w:sz w:val="24"/>
          <w:szCs w:val="24"/>
          <w:lang w:val="en-US" w:eastAsia="en-GB"/>
        </w:rPr>
        <w:t xml:space="preserve"> </w:t>
      </w:r>
      <w:r w:rsidR="00326187" w:rsidRPr="00453244">
        <w:rPr>
          <w:rFonts w:asciiTheme="majorHAnsi" w:eastAsiaTheme="minorEastAsia" w:hAnsiTheme="majorHAnsi" w:cs="Gill Sans"/>
          <w:i/>
          <w:color w:val="808080" w:themeColor="background1" w:themeShade="80"/>
          <w:sz w:val="24"/>
          <w:szCs w:val="24"/>
          <w:lang w:val="en-US" w:eastAsia="en-GB"/>
        </w:rPr>
        <w:t>participants</w:t>
      </w:r>
      <w:r w:rsidR="006578F8" w:rsidRPr="00453244">
        <w:rPr>
          <w:rFonts w:asciiTheme="majorHAnsi" w:eastAsiaTheme="minorEastAsia" w:hAnsiTheme="majorHAnsi" w:cs="Gill Sans"/>
          <w:i/>
          <w:color w:val="808080" w:themeColor="background1" w:themeShade="80"/>
          <w:sz w:val="24"/>
          <w:szCs w:val="24"/>
          <w:lang w:val="en-US" w:eastAsia="en-GB"/>
        </w:rPr>
        <w:t xml:space="preserve"> </w:t>
      </w:r>
      <w:r w:rsidR="006578F8" w:rsidRPr="00453244">
        <w:rPr>
          <w:rStyle w:val="SubtleEmphasis"/>
          <w:rFonts w:asciiTheme="majorHAnsi" w:hAnsiTheme="majorHAnsi"/>
          <w:i w:val="0"/>
          <w:color w:val="808080" w:themeColor="background1" w:themeShade="80"/>
          <w:sz w:val="24"/>
          <w:szCs w:val="24"/>
        </w:rPr>
        <w:t>fixate the homogeneous side even more frequently than predicted by inefficient search of uniform arrays, suggesting they also</w:t>
      </w:r>
      <w:r w:rsidR="006578F8" w:rsidRPr="00453244">
        <w:rPr>
          <w:rFonts w:asciiTheme="majorHAnsi" w:eastAsiaTheme="minorEastAsia" w:hAnsiTheme="majorHAnsi" w:cs="Gill Sans"/>
          <w:i/>
          <w:color w:val="808080" w:themeColor="background1" w:themeShade="80"/>
          <w:sz w:val="24"/>
          <w:szCs w:val="24"/>
          <w:lang w:val="en-US" w:eastAsia="en-GB"/>
        </w:rPr>
        <w:t xml:space="preserve"> </w:t>
      </w:r>
      <w:r w:rsidR="00BD0A71" w:rsidRPr="00453244">
        <w:rPr>
          <w:rFonts w:asciiTheme="majorHAnsi" w:eastAsiaTheme="minorEastAsia" w:hAnsiTheme="majorHAnsi" w:cs="Gill Sans"/>
          <w:i/>
          <w:color w:val="808080" w:themeColor="background1" w:themeShade="80"/>
          <w:sz w:val="24"/>
          <w:szCs w:val="24"/>
          <w:lang w:val="en-US" w:eastAsia="en-GB"/>
        </w:rPr>
        <w:t xml:space="preserve">fail to </w:t>
      </w:r>
      <w:r w:rsidR="005E1F9C" w:rsidRPr="00453244">
        <w:rPr>
          <w:rStyle w:val="SubtleEmphasis"/>
          <w:rFonts w:asciiTheme="majorHAnsi" w:hAnsiTheme="majorHAnsi"/>
          <w:i w:val="0"/>
          <w:color w:val="808080" w:themeColor="background1" w:themeShade="80"/>
          <w:sz w:val="24"/>
          <w:szCs w:val="24"/>
        </w:rPr>
        <w:t xml:space="preserve">direct fixations to locations that yield </w:t>
      </w:r>
      <w:r w:rsidR="00BD0A71" w:rsidRPr="00453244">
        <w:rPr>
          <w:rStyle w:val="SubtleEmphasis"/>
          <w:rFonts w:asciiTheme="majorHAnsi" w:hAnsiTheme="majorHAnsi"/>
          <w:i w:val="0"/>
          <w:color w:val="808080" w:themeColor="background1" w:themeShade="80"/>
          <w:sz w:val="24"/>
          <w:szCs w:val="24"/>
        </w:rPr>
        <w:t xml:space="preserve">the most </w:t>
      </w:r>
      <w:r w:rsidR="005E1F9C" w:rsidRPr="00453244">
        <w:rPr>
          <w:rStyle w:val="SubtleEmphasis"/>
          <w:rFonts w:asciiTheme="majorHAnsi" w:hAnsiTheme="majorHAnsi"/>
          <w:i w:val="0"/>
          <w:color w:val="808080" w:themeColor="background1" w:themeShade="80"/>
          <w:sz w:val="24"/>
          <w:szCs w:val="24"/>
        </w:rPr>
        <w:t>new information.</w:t>
      </w:r>
      <w:r w:rsidR="00BD0A71" w:rsidRPr="00453244">
        <w:rPr>
          <w:rStyle w:val="SubtleEmphasis"/>
          <w:rFonts w:asciiTheme="majorHAnsi" w:hAnsiTheme="majorHAnsi"/>
          <w:i w:val="0"/>
          <w:color w:val="808080" w:themeColor="background1" w:themeShade="80"/>
          <w:sz w:val="24"/>
          <w:szCs w:val="24"/>
        </w:rPr>
        <w:t xml:space="preserve"> </w:t>
      </w:r>
    </w:p>
    <w:p w14:paraId="56B62702" w14:textId="4D7A1446" w:rsidR="00716657" w:rsidRPr="00716657" w:rsidRDefault="00716657" w:rsidP="00E5044B">
      <w:pPr>
        <w:spacing w:line="480" w:lineRule="auto"/>
        <w:ind w:firstLine="0"/>
        <w:rPr>
          <w:rStyle w:val="SubtleEmphasis"/>
          <w:rFonts w:asciiTheme="majorHAnsi" w:hAnsiTheme="majorHAnsi"/>
          <w:b/>
          <w:i w:val="0"/>
          <w:color w:val="808080" w:themeColor="background1" w:themeShade="80"/>
          <w:sz w:val="24"/>
          <w:szCs w:val="24"/>
        </w:rPr>
      </w:pPr>
      <w:r>
        <w:rPr>
          <w:rStyle w:val="SubtleEmphasis"/>
          <w:rFonts w:asciiTheme="majorHAnsi" w:hAnsiTheme="majorHAnsi"/>
          <w:i w:val="0"/>
          <w:color w:val="808080" w:themeColor="background1" w:themeShade="80"/>
          <w:sz w:val="24"/>
          <w:szCs w:val="24"/>
        </w:rPr>
        <w:t xml:space="preserve">Keywords: Visual Search, </w:t>
      </w:r>
      <w:r w:rsidR="00200B51">
        <w:rPr>
          <w:rStyle w:val="SubtleEmphasis"/>
          <w:rFonts w:asciiTheme="majorHAnsi" w:hAnsiTheme="majorHAnsi"/>
          <w:i w:val="0"/>
          <w:color w:val="808080" w:themeColor="background1" w:themeShade="80"/>
          <w:sz w:val="24"/>
          <w:szCs w:val="24"/>
        </w:rPr>
        <w:t xml:space="preserve">Optimal Behaviour, Eye Movements </w:t>
      </w:r>
    </w:p>
    <w:p w14:paraId="00DE3491" w14:textId="77777777" w:rsidR="00301B29" w:rsidRDefault="00301B29">
      <w:pPr>
        <w:spacing w:line="276" w:lineRule="auto"/>
        <w:ind w:firstLine="0"/>
        <w:jc w:val="left"/>
        <w:rPr>
          <w:rFonts w:asciiTheme="majorHAnsi" w:hAnsiTheme="majorHAnsi"/>
          <w:sz w:val="24"/>
          <w:szCs w:val="24"/>
        </w:rPr>
      </w:pPr>
      <w:r>
        <w:rPr>
          <w:rFonts w:asciiTheme="majorHAnsi" w:hAnsiTheme="majorHAnsi"/>
          <w:sz w:val="24"/>
          <w:szCs w:val="24"/>
        </w:rPr>
        <w:br w:type="page"/>
      </w:r>
    </w:p>
    <w:p w14:paraId="5E09E627" w14:textId="1544863B" w:rsidR="00077A20" w:rsidRPr="002B1C8C" w:rsidRDefault="00FF6A2B" w:rsidP="00E5044B">
      <w:pPr>
        <w:spacing w:line="480" w:lineRule="auto"/>
        <w:ind w:firstLine="0"/>
        <w:rPr>
          <w:rFonts w:asciiTheme="majorHAnsi" w:hAnsiTheme="majorHAnsi"/>
          <w:sz w:val="24"/>
          <w:szCs w:val="24"/>
        </w:rPr>
      </w:pPr>
      <w:r w:rsidRPr="002B1C8C">
        <w:rPr>
          <w:rFonts w:asciiTheme="majorHAnsi" w:hAnsiTheme="majorHAnsi"/>
          <w:sz w:val="24"/>
          <w:szCs w:val="24"/>
        </w:rPr>
        <w:lastRenderedPageBreak/>
        <w:t xml:space="preserve">Imagine that </w:t>
      </w:r>
      <w:r w:rsidR="00AB4257" w:rsidRPr="002B1C8C">
        <w:rPr>
          <w:rFonts w:asciiTheme="majorHAnsi" w:hAnsiTheme="majorHAnsi"/>
          <w:sz w:val="24"/>
          <w:szCs w:val="24"/>
        </w:rPr>
        <w:t>you are</w:t>
      </w:r>
      <w:r w:rsidRPr="002B1C8C">
        <w:rPr>
          <w:rFonts w:asciiTheme="majorHAnsi" w:hAnsiTheme="majorHAnsi"/>
          <w:sz w:val="24"/>
          <w:szCs w:val="24"/>
        </w:rPr>
        <w:t xml:space="preserve"> search</w:t>
      </w:r>
      <w:r w:rsidR="00AB4257" w:rsidRPr="002B1C8C">
        <w:rPr>
          <w:rFonts w:asciiTheme="majorHAnsi" w:hAnsiTheme="majorHAnsi"/>
          <w:sz w:val="24"/>
          <w:szCs w:val="24"/>
        </w:rPr>
        <w:t>ing</w:t>
      </w:r>
      <w:r w:rsidRPr="002B1C8C">
        <w:rPr>
          <w:rFonts w:asciiTheme="majorHAnsi" w:hAnsiTheme="majorHAnsi"/>
          <w:sz w:val="24"/>
          <w:szCs w:val="24"/>
        </w:rPr>
        <w:t xml:space="preserve"> for a red</w:t>
      </w:r>
      <w:r w:rsidR="00D90F02" w:rsidRPr="002B1C8C">
        <w:rPr>
          <w:rFonts w:asciiTheme="majorHAnsi" w:hAnsiTheme="majorHAnsi"/>
          <w:sz w:val="24"/>
          <w:szCs w:val="24"/>
        </w:rPr>
        <w:t xml:space="preserve"> pen</w:t>
      </w:r>
      <w:r w:rsidR="00AB4257" w:rsidRPr="002B1C8C">
        <w:rPr>
          <w:rFonts w:asciiTheme="majorHAnsi" w:hAnsiTheme="majorHAnsi"/>
          <w:sz w:val="24"/>
          <w:szCs w:val="24"/>
        </w:rPr>
        <w:t>,</w:t>
      </w:r>
      <w:r w:rsidR="00D90F02" w:rsidRPr="002B1C8C">
        <w:rPr>
          <w:rFonts w:asciiTheme="majorHAnsi" w:hAnsiTheme="majorHAnsi"/>
          <w:sz w:val="24"/>
          <w:szCs w:val="24"/>
        </w:rPr>
        <w:t xml:space="preserve"> and you know it could be</w:t>
      </w:r>
      <w:r w:rsidRPr="002B1C8C">
        <w:rPr>
          <w:rFonts w:asciiTheme="majorHAnsi" w:hAnsiTheme="majorHAnsi"/>
          <w:sz w:val="24"/>
          <w:szCs w:val="24"/>
        </w:rPr>
        <w:t xml:space="preserve"> on</w:t>
      </w:r>
      <w:r w:rsidR="00D90F02" w:rsidRPr="002B1C8C">
        <w:rPr>
          <w:rFonts w:asciiTheme="majorHAnsi" w:hAnsiTheme="majorHAnsi"/>
          <w:sz w:val="24"/>
          <w:szCs w:val="24"/>
        </w:rPr>
        <w:t xml:space="preserve"> either of</w:t>
      </w:r>
      <w:r w:rsidRPr="002B1C8C">
        <w:rPr>
          <w:rFonts w:asciiTheme="majorHAnsi" w:hAnsiTheme="majorHAnsi"/>
          <w:sz w:val="24"/>
          <w:szCs w:val="24"/>
        </w:rPr>
        <w:t xml:space="preserve"> two desks. </w:t>
      </w:r>
      <w:r w:rsidR="00D90F02" w:rsidRPr="002B1C8C">
        <w:rPr>
          <w:rFonts w:asciiTheme="majorHAnsi" w:hAnsiTheme="majorHAnsi"/>
          <w:sz w:val="24"/>
          <w:szCs w:val="24"/>
        </w:rPr>
        <w:t>The top of o</w:t>
      </w:r>
      <w:r w:rsidRPr="002B1C8C">
        <w:rPr>
          <w:rFonts w:asciiTheme="majorHAnsi" w:hAnsiTheme="majorHAnsi"/>
          <w:sz w:val="24"/>
          <w:szCs w:val="24"/>
        </w:rPr>
        <w:t xml:space="preserve">ne desk is clean, </w:t>
      </w:r>
      <w:r w:rsidR="00077A20" w:rsidRPr="002B1C8C">
        <w:rPr>
          <w:rFonts w:asciiTheme="majorHAnsi" w:hAnsiTheme="majorHAnsi"/>
          <w:sz w:val="24"/>
          <w:szCs w:val="24"/>
        </w:rPr>
        <w:t>while</w:t>
      </w:r>
      <w:r w:rsidRPr="002B1C8C">
        <w:rPr>
          <w:rFonts w:asciiTheme="majorHAnsi" w:hAnsiTheme="majorHAnsi"/>
          <w:sz w:val="24"/>
          <w:szCs w:val="24"/>
        </w:rPr>
        <w:t xml:space="preserve"> </w:t>
      </w:r>
      <w:r w:rsidR="00077A20" w:rsidRPr="002B1C8C">
        <w:rPr>
          <w:rFonts w:asciiTheme="majorHAnsi" w:hAnsiTheme="majorHAnsi"/>
          <w:sz w:val="24"/>
          <w:szCs w:val="24"/>
        </w:rPr>
        <w:t>t</w:t>
      </w:r>
      <w:r w:rsidRPr="002B1C8C">
        <w:rPr>
          <w:rFonts w:asciiTheme="majorHAnsi" w:hAnsiTheme="majorHAnsi"/>
          <w:sz w:val="24"/>
          <w:szCs w:val="24"/>
        </w:rPr>
        <w:t>he other desk is cluttered with papers, other pens, books and coffee cups. What is the most effective way to find the red pen? Common sense suggest</w:t>
      </w:r>
      <w:r w:rsidR="00136758" w:rsidRPr="002B1C8C">
        <w:rPr>
          <w:rFonts w:asciiTheme="majorHAnsi" w:hAnsiTheme="majorHAnsi"/>
          <w:sz w:val="24"/>
          <w:szCs w:val="24"/>
        </w:rPr>
        <w:t>s</w:t>
      </w:r>
      <w:r w:rsidRPr="002B1C8C">
        <w:rPr>
          <w:rFonts w:asciiTheme="majorHAnsi" w:hAnsiTheme="majorHAnsi"/>
          <w:sz w:val="24"/>
          <w:szCs w:val="24"/>
        </w:rPr>
        <w:t xml:space="preserve"> that a glance </w:t>
      </w:r>
      <w:r w:rsidR="00AB4257" w:rsidRPr="002B1C8C">
        <w:rPr>
          <w:rFonts w:asciiTheme="majorHAnsi" w:hAnsiTheme="majorHAnsi"/>
          <w:sz w:val="24"/>
          <w:szCs w:val="24"/>
        </w:rPr>
        <w:t>at</w:t>
      </w:r>
      <w:r w:rsidRPr="002B1C8C">
        <w:rPr>
          <w:rFonts w:asciiTheme="majorHAnsi" w:hAnsiTheme="majorHAnsi"/>
          <w:sz w:val="24"/>
          <w:szCs w:val="24"/>
        </w:rPr>
        <w:t xml:space="preserve"> the empty desk should be enough to detect the target </w:t>
      </w:r>
      <w:r w:rsidR="00AB4257" w:rsidRPr="002B1C8C">
        <w:rPr>
          <w:rFonts w:asciiTheme="majorHAnsi" w:hAnsiTheme="majorHAnsi"/>
          <w:sz w:val="24"/>
          <w:szCs w:val="24"/>
        </w:rPr>
        <w:t>if it is</w:t>
      </w:r>
      <w:r w:rsidRPr="002B1C8C">
        <w:rPr>
          <w:rFonts w:asciiTheme="majorHAnsi" w:hAnsiTheme="majorHAnsi"/>
          <w:sz w:val="24"/>
          <w:szCs w:val="24"/>
        </w:rPr>
        <w:t xml:space="preserve"> presen</w:t>
      </w:r>
      <w:r w:rsidR="00AB4257" w:rsidRPr="002B1C8C">
        <w:rPr>
          <w:rFonts w:asciiTheme="majorHAnsi" w:hAnsiTheme="majorHAnsi"/>
          <w:sz w:val="24"/>
          <w:szCs w:val="24"/>
        </w:rPr>
        <w:t>t,</w:t>
      </w:r>
      <w:r w:rsidRPr="002B1C8C">
        <w:rPr>
          <w:rFonts w:asciiTheme="majorHAnsi" w:hAnsiTheme="majorHAnsi"/>
          <w:sz w:val="24"/>
          <w:szCs w:val="24"/>
        </w:rPr>
        <w:t xml:space="preserve"> and the observer should spend the rest</w:t>
      </w:r>
      <w:r w:rsidR="001D74A2">
        <w:rPr>
          <w:rFonts w:asciiTheme="majorHAnsi" w:hAnsiTheme="majorHAnsi"/>
          <w:sz w:val="24"/>
          <w:szCs w:val="24"/>
        </w:rPr>
        <w:t>,</w:t>
      </w:r>
      <w:r w:rsidRPr="002B1C8C">
        <w:rPr>
          <w:rFonts w:asciiTheme="majorHAnsi" w:hAnsiTheme="majorHAnsi"/>
          <w:sz w:val="24"/>
          <w:szCs w:val="24"/>
        </w:rPr>
        <w:t xml:space="preserve"> or all</w:t>
      </w:r>
      <w:r w:rsidR="001D74A2">
        <w:rPr>
          <w:rFonts w:asciiTheme="majorHAnsi" w:hAnsiTheme="majorHAnsi"/>
          <w:sz w:val="24"/>
          <w:szCs w:val="24"/>
        </w:rPr>
        <w:t>,</w:t>
      </w:r>
      <w:r w:rsidRPr="002B1C8C">
        <w:rPr>
          <w:rFonts w:asciiTheme="majorHAnsi" w:hAnsiTheme="majorHAnsi"/>
          <w:sz w:val="24"/>
          <w:szCs w:val="24"/>
        </w:rPr>
        <w:t xml:space="preserve"> of their time searching the cluttered desk. An efficient visual system </w:t>
      </w:r>
      <w:r w:rsidR="00136758" w:rsidRPr="002B1C8C">
        <w:rPr>
          <w:rFonts w:asciiTheme="majorHAnsi" w:hAnsiTheme="majorHAnsi"/>
          <w:sz w:val="24"/>
          <w:szCs w:val="24"/>
        </w:rPr>
        <w:t>w</w:t>
      </w:r>
      <w:r w:rsidRPr="002B1C8C">
        <w:rPr>
          <w:rFonts w:asciiTheme="majorHAnsi" w:hAnsiTheme="majorHAnsi"/>
          <w:sz w:val="24"/>
          <w:szCs w:val="24"/>
        </w:rPr>
        <w:t xml:space="preserve">ould not waste </w:t>
      </w:r>
      <w:r w:rsidR="00136758" w:rsidRPr="002B1C8C">
        <w:rPr>
          <w:rFonts w:asciiTheme="majorHAnsi" w:hAnsiTheme="majorHAnsi"/>
          <w:sz w:val="24"/>
          <w:szCs w:val="24"/>
        </w:rPr>
        <w:t xml:space="preserve">any </w:t>
      </w:r>
      <w:r w:rsidRPr="002B1C8C">
        <w:rPr>
          <w:rFonts w:asciiTheme="majorHAnsi" w:hAnsiTheme="majorHAnsi"/>
          <w:sz w:val="24"/>
          <w:szCs w:val="24"/>
        </w:rPr>
        <w:t xml:space="preserve">time </w:t>
      </w:r>
      <w:r w:rsidR="00571A07" w:rsidRPr="002B1C8C">
        <w:rPr>
          <w:rFonts w:asciiTheme="majorHAnsi" w:hAnsiTheme="majorHAnsi"/>
          <w:sz w:val="24"/>
          <w:szCs w:val="24"/>
        </w:rPr>
        <w:t>on the clean desk</w:t>
      </w:r>
      <w:r w:rsidR="00BF5DA5" w:rsidRPr="002B1C8C">
        <w:rPr>
          <w:rFonts w:asciiTheme="majorHAnsi" w:hAnsiTheme="majorHAnsi"/>
          <w:sz w:val="24"/>
          <w:szCs w:val="24"/>
        </w:rPr>
        <w:t>.</w:t>
      </w:r>
      <w:r w:rsidR="00571A07" w:rsidRPr="002B1C8C">
        <w:rPr>
          <w:rFonts w:asciiTheme="majorHAnsi" w:hAnsiTheme="majorHAnsi"/>
          <w:sz w:val="24"/>
          <w:szCs w:val="24"/>
        </w:rPr>
        <w:t xml:space="preserve"> </w:t>
      </w:r>
    </w:p>
    <w:p w14:paraId="2359793A" w14:textId="77777777" w:rsidR="00213D6D" w:rsidRDefault="00200B51" w:rsidP="00E5044B">
      <w:pPr>
        <w:spacing w:line="480" w:lineRule="auto"/>
        <w:ind w:firstLine="0"/>
        <w:rPr>
          <w:ins w:id="0" w:author="r02al13" w:date="2016-12-02T13:27:00Z"/>
          <w:rFonts w:asciiTheme="majorHAnsi" w:hAnsiTheme="majorHAnsi"/>
          <w:color w:val="8064A2" w:themeColor="accent4"/>
          <w:sz w:val="24"/>
          <w:szCs w:val="24"/>
        </w:rPr>
      </w:pPr>
      <w:r w:rsidRPr="005C4109">
        <w:rPr>
          <w:rFonts w:asciiTheme="majorHAnsi" w:hAnsiTheme="majorHAnsi"/>
          <w:color w:val="8064A2" w:themeColor="accent4"/>
          <w:sz w:val="24"/>
          <w:szCs w:val="24"/>
        </w:rPr>
        <w:t xml:space="preserve">Is visual search efficient? </w:t>
      </w:r>
      <w:r w:rsidR="00B20901" w:rsidRPr="005C4109">
        <w:rPr>
          <w:rFonts w:asciiTheme="majorHAnsi" w:hAnsiTheme="majorHAnsi"/>
          <w:color w:val="8064A2" w:themeColor="accent4"/>
          <w:sz w:val="24"/>
          <w:szCs w:val="24"/>
        </w:rPr>
        <w:t xml:space="preserve">Several </w:t>
      </w:r>
      <w:r w:rsidRPr="005C4109">
        <w:rPr>
          <w:rFonts w:asciiTheme="majorHAnsi" w:hAnsiTheme="majorHAnsi"/>
          <w:color w:val="8064A2" w:themeColor="accent4"/>
          <w:sz w:val="24"/>
          <w:szCs w:val="24"/>
        </w:rPr>
        <w:t>models of efficient foraging behaviour (e.g</w:t>
      </w:r>
      <w:r w:rsidR="001A682E">
        <w:rPr>
          <w:rFonts w:asciiTheme="majorHAnsi" w:hAnsiTheme="majorHAnsi"/>
          <w:color w:val="8064A2" w:themeColor="accent4"/>
          <w:sz w:val="24"/>
          <w:szCs w:val="24"/>
        </w:rPr>
        <w:t>. 1, 2</w:t>
      </w:r>
      <w:r w:rsidR="00B20901" w:rsidRPr="005C4109">
        <w:rPr>
          <w:rFonts w:asciiTheme="majorHAnsi" w:hAnsiTheme="majorHAnsi"/>
          <w:color w:val="8064A2" w:themeColor="accent4"/>
          <w:sz w:val="24"/>
          <w:szCs w:val="24"/>
        </w:rPr>
        <w:t xml:space="preserve">) </w:t>
      </w:r>
      <w:proofErr w:type="gramStart"/>
      <w:r w:rsidR="00B20901" w:rsidRPr="005C4109">
        <w:rPr>
          <w:rFonts w:asciiTheme="majorHAnsi" w:hAnsiTheme="majorHAnsi"/>
          <w:color w:val="8064A2" w:themeColor="accent4"/>
          <w:sz w:val="24"/>
          <w:szCs w:val="24"/>
        </w:rPr>
        <w:t>have been developed</w:t>
      </w:r>
      <w:proofErr w:type="gramEnd"/>
      <w:r w:rsidR="00B20901" w:rsidRPr="005C4109">
        <w:rPr>
          <w:rFonts w:asciiTheme="majorHAnsi" w:hAnsiTheme="majorHAnsi"/>
          <w:color w:val="8064A2" w:themeColor="accent4"/>
          <w:sz w:val="24"/>
          <w:szCs w:val="24"/>
        </w:rPr>
        <w:t>, against which actual foraging behaviour can be measured.</w:t>
      </w:r>
      <w:r w:rsidR="00213D6D">
        <w:rPr>
          <w:rFonts w:asciiTheme="majorHAnsi" w:hAnsiTheme="majorHAnsi"/>
          <w:color w:val="8064A2" w:themeColor="accent4"/>
          <w:sz w:val="24"/>
          <w:szCs w:val="24"/>
        </w:rPr>
        <w:t xml:space="preserve"> </w:t>
      </w:r>
    </w:p>
    <w:p w14:paraId="13671169" w14:textId="7BC7BE67" w:rsidR="00213D6D" w:rsidRPr="00870477" w:rsidRDefault="00396FFF">
      <w:pPr>
        <w:spacing w:after="0" w:line="360" w:lineRule="auto"/>
        <w:ind w:firstLine="0"/>
        <w:jc w:val="left"/>
        <w:rPr>
          <w:ins w:id="1" w:author="r02al13" w:date="2016-12-02T13:49:00Z"/>
          <w:rFonts w:asciiTheme="majorHAnsi" w:eastAsia="Times New Roman" w:hAnsiTheme="majorHAnsi" w:cs="Arial"/>
          <w:color w:val="3C78D8"/>
          <w:sz w:val="24"/>
          <w:szCs w:val="24"/>
          <w:lang w:eastAsia="en-GB"/>
        </w:rPr>
        <w:pPrChange w:id="2" w:author="r02al13" w:date="2016-12-02T13:49:00Z">
          <w:pPr>
            <w:spacing w:after="0"/>
            <w:ind w:firstLine="0"/>
            <w:jc w:val="left"/>
          </w:pPr>
        </w:pPrChange>
      </w:pPr>
      <w:ins w:id="3" w:author="r02al13" w:date="2016-12-02T13:37:00Z">
        <w:r w:rsidRPr="00870477">
          <w:rPr>
            <w:rFonts w:asciiTheme="majorHAnsi" w:eastAsia="Times New Roman" w:hAnsiTheme="majorHAnsi" w:cs="Arial"/>
            <w:color w:val="000000"/>
            <w:sz w:val="24"/>
            <w:szCs w:val="24"/>
            <w:lang w:eastAsia="en-GB"/>
          </w:rPr>
          <w:t>R</w:t>
        </w:r>
      </w:ins>
      <w:ins w:id="4" w:author="r02al13" w:date="2016-12-02T13:27:00Z">
        <w:r w:rsidR="00213D6D" w:rsidRPr="00870477">
          <w:rPr>
            <w:rFonts w:asciiTheme="majorHAnsi" w:eastAsia="Times New Roman" w:hAnsiTheme="majorHAnsi" w:cs="Arial"/>
            <w:color w:val="000000"/>
            <w:sz w:val="24"/>
            <w:szCs w:val="24"/>
            <w:lang w:eastAsia="en-GB"/>
            <w:rPrChange w:id="5" w:author="r02al13" w:date="2016-12-02T13:50:00Z">
              <w:rPr>
                <w:rFonts w:ascii="Arial" w:eastAsia="Times New Roman" w:hAnsi="Arial" w:cs="Arial"/>
                <w:color w:val="000000"/>
                <w:sz w:val="22"/>
                <w:szCs w:val="22"/>
                <w:lang w:eastAsia="en-GB"/>
              </w:rPr>
            </w:rPrChange>
          </w:rPr>
          <w:t xml:space="preserve">esearch on eye movements in reading went over similar ideas in the </w:t>
        </w:r>
        <w:proofErr w:type="gramStart"/>
        <w:r w:rsidR="00213D6D" w:rsidRPr="00870477">
          <w:rPr>
            <w:rFonts w:asciiTheme="majorHAnsi" w:eastAsia="Times New Roman" w:hAnsiTheme="majorHAnsi" w:cs="Arial"/>
            <w:color w:val="000000"/>
            <w:sz w:val="24"/>
            <w:szCs w:val="24"/>
            <w:lang w:eastAsia="en-GB"/>
            <w:rPrChange w:id="6" w:author="r02al13" w:date="2016-12-02T13:50:00Z">
              <w:rPr>
                <w:rFonts w:ascii="Arial" w:eastAsia="Times New Roman" w:hAnsi="Arial" w:cs="Arial"/>
                <w:color w:val="000000"/>
                <w:sz w:val="22"/>
                <w:szCs w:val="22"/>
                <w:lang w:eastAsia="en-GB"/>
              </w:rPr>
            </w:rPrChange>
          </w:rPr>
          <w:t>1970’s</w:t>
        </w:r>
        <w:proofErr w:type="gramEnd"/>
        <w:r w:rsidR="00213D6D" w:rsidRPr="00870477">
          <w:rPr>
            <w:rFonts w:asciiTheme="majorHAnsi" w:eastAsia="Times New Roman" w:hAnsiTheme="majorHAnsi" w:cs="Arial"/>
            <w:color w:val="000000"/>
            <w:sz w:val="24"/>
            <w:szCs w:val="24"/>
            <w:lang w:eastAsia="en-GB"/>
            <w:rPrChange w:id="7" w:author="r02al13" w:date="2016-12-02T13:50:00Z">
              <w:rPr>
                <w:rFonts w:ascii="Arial" w:eastAsia="Times New Roman" w:hAnsi="Arial" w:cs="Arial"/>
                <w:color w:val="000000"/>
                <w:sz w:val="22"/>
                <w:szCs w:val="22"/>
                <w:lang w:eastAsia="en-GB"/>
              </w:rPr>
            </w:rPrChange>
          </w:rPr>
          <w:t xml:space="preserve"> and continue to this day, arguing whether eyes are guided by the visual form, semantics, phonetics etc</w:t>
        </w:r>
      </w:ins>
      <w:ins w:id="8" w:author="r02al13" w:date="2016-12-07T13:56:00Z">
        <w:r w:rsidR="00A85BC6">
          <w:rPr>
            <w:rFonts w:asciiTheme="majorHAnsi" w:eastAsia="Times New Roman" w:hAnsiTheme="majorHAnsi" w:cs="Arial"/>
            <w:color w:val="000000"/>
            <w:sz w:val="24"/>
            <w:szCs w:val="24"/>
            <w:lang w:eastAsia="en-GB"/>
          </w:rPr>
          <w:t>.</w:t>
        </w:r>
      </w:ins>
      <w:ins w:id="9" w:author="r02al13" w:date="2016-12-07T13:55:00Z">
        <w:r w:rsidR="00A85BC6">
          <w:rPr>
            <w:rFonts w:asciiTheme="majorHAnsi" w:eastAsia="Times New Roman" w:hAnsiTheme="majorHAnsi" w:cs="Arial"/>
            <w:color w:val="000000"/>
            <w:sz w:val="24"/>
            <w:szCs w:val="24"/>
            <w:lang w:eastAsia="en-GB"/>
          </w:rPr>
          <w:t>,</w:t>
        </w:r>
      </w:ins>
      <w:ins w:id="10" w:author="r02al13" w:date="2016-12-02T13:27:00Z">
        <w:r w:rsidR="00213D6D" w:rsidRPr="00870477">
          <w:rPr>
            <w:rFonts w:asciiTheme="majorHAnsi" w:eastAsia="Times New Roman" w:hAnsiTheme="majorHAnsi" w:cs="Arial"/>
            <w:color w:val="000000"/>
            <w:sz w:val="24"/>
            <w:szCs w:val="24"/>
            <w:lang w:eastAsia="en-GB"/>
            <w:rPrChange w:id="11" w:author="r02al13" w:date="2016-12-02T13:50:00Z">
              <w:rPr>
                <w:rFonts w:ascii="Arial" w:eastAsia="Times New Roman" w:hAnsi="Arial" w:cs="Arial"/>
                <w:color w:val="000000"/>
                <w:sz w:val="22"/>
                <w:szCs w:val="22"/>
                <w:lang w:eastAsia="en-GB"/>
              </w:rPr>
            </w:rPrChange>
          </w:rPr>
          <w:t xml:space="preserve"> and asking what are the time course of these effects</w:t>
        </w:r>
      </w:ins>
      <w:ins w:id="12" w:author="r02al13" w:date="2016-12-02T13:43:00Z">
        <w:r w:rsidR="00870477" w:rsidRPr="00870477">
          <w:rPr>
            <w:rFonts w:asciiTheme="majorHAnsi" w:eastAsia="Times New Roman" w:hAnsiTheme="majorHAnsi" w:cs="Arial"/>
            <w:color w:val="000000"/>
            <w:sz w:val="24"/>
            <w:szCs w:val="24"/>
            <w:lang w:eastAsia="en-GB"/>
          </w:rPr>
          <w:t>.</w:t>
        </w:r>
      </w:ins>
      <w:ins w:id="13" w:author="r02al13" w:date="2016-12-07T13:58:00Z">
        <w:r w:rsidR="00A85BC6" w:rsidRPr="00A85BC6">
          <w:rPr>
            <w:rFonts w:asciiTheme="majorHAnsi" w:eastAsia="Times New Roman" w:hAnsiTheme="majorHAnsi" w:cs="Arial"/>
            <w:color w:val="1155CC"/>
            <w:sz w:val="24"/>
            <w:szCs w:val="24"/>
            <w:lang w:eastAsia="en-GB"/>
          </w:rPr>
          <w:t xml:space="preserve"> </w:t>
        </w:r>
        <w:r w:rsidR="00A85BC6">
          <w:rPr>
            <w:rFonts w:asciiTheme="majorHAnsi" w:eastAsia="Times New Roman" w:hAnsiTheme="majorHAnsi" w:cs="Arial"/>
            <w:color w:val="1155CC"/>
            <w:sz w:val="24"/>
            <w:szCs w:val="24"/>
            <w:lang w:eastAsia="en-GB"/>
          </w:rPr>
          <w:t>T</w:t>
        </w:r>
        <w:r w:rsidR="00A85BC6" w:rsidRPr="00870477">
          <w:rPr>
            <w:rFonts w:asciiTheme="majorHAnsi" w:eastAsia="Times New Roman" w:hAnsiTheme="majorHAnsi" w:cs="Arial"/>
            <w:color w:val="1155CC"/>
            <w:sz w:val="24"/>
            <w:szCs w:val="24"/>
            <w:lang w:eastAsia="en-GB"/>
          </w:rPr>
          <w:t>here is some evidence that eye</w:t>
        </w:r>
        <w:r w:rsidR="00A85BC6" w:rsidRPr="00870477">
          <w:rPr>
            <w:rFonts w:asciiTheme="majorHAnsi" w:eastAsia="Times New Roman" w:hAnsiTheme="majorHAnsi" w:cs="Arial"/>
            <w:color w:val="000000"/>
            <w:sz w:val="24"/>
            <w:szCs w:val="24"/>
            <w:lang w:eastAsia="en-GB"/>
          </w:rPr>
          <w:t xml:space="preserve"> movements in reading follow a random walk,</w:t>
        </w:r>
      </w:ins>
      <w:ins w:id="14" w:author="r02al13" w:date="2016-12-07T13:59:00Z">
        <w:r w:rsidR="00A85BC6">
          <w:rPr>
            <w:rFonts w:asciiTheme="majorHAnsi" w:eastAsia="Times New Roman" w:hAnsiTheme="majorHAnsi" w:cs="Arial"/>
            <w:color w:val="000000"/>
            <w:sz w:val="24"/>
            <w:szCs w:val="24"/>
            <w:lang w:eastAsia="en-GB"/>
          </w:rPr>
          <w:t xml:space="preserve"> </w:t>
        </w:r>
        <w:proofErr w:type="gramStart"/>
        <w:r w:rsidR="00A85BC6">
          <w:rPr>
            <w:rFonts w:asciiTheme="majorHAnsi" w:eastAsia="Times New Roman" w:hAnsiTheme="majorHAnsi" w:cs="Arial"/>
            <w:color w:val="000000"/>
            <w:sz w:val="24"/>
            <w:szCs w:val="24"/>
            <w:lang w:eastAsia="en-GB"/>
          </w:rPr>
          <w:t>thus</w:t>
        </w:r>
      </w:ins>
      <w:ins w:id="15" w:author="r02al13" w:date="2016-12-07T13:58:00Z">
        <w:r w:rsidR="00A85BC6">
          <w:rPr>
            <w:rFonts w:asciiTheme="majorHAnsi" w:eastAsia="Times New Roman" w:hAnsiTheme="majorHAnsi" w:cs="Arial"/>
            <w:color w:val="000000"/>
            <w:sz w:val="24"/>
            <w:szCs w:val="24"/>
            <w:lang w:eastAsia="en-GB"/>
          </w:rPr>
          <w:t xml:space="preserve">  suggesting</w:t>
        </w:r>
        <w:proofErr w:type="gramEnd"/>
        <w:r w:rsidR="00A85BC6">
          <w:rPr>
            <w:rFonts w:asciiTheme="majorHAnsi" w:eastAsia="Times New Roman" w:hAnsiTheme="majorHAnsi" w:cs="Arial"/>
            <w:color w:val="000000"/>
            <w:sz w:val="24"/>
            <w:szCs w:val="24"/>
            <w:lang w:eastAsia="en-GB"/>
          </w:rPr>
          <w:t xml:space="preserve"> largely</w:t>
        </w:r>
        <w:r w:rsidR="00A85BC6" w:rsidRPr="00870477">
          <w:rPr>
            <w:rFonts w:asciiTheme="majorHAnsi" w:eastAsia="Times New Roman" w:hAnsiTheme="majorHAnsi" w:cs="Arial"/>
            <w:color w:val="000000"/>
            <w:sz w:val="24"/>
            <w:szCs w:val="24"/>
            <w:lang w:eastAsia="en-GB"/>
          </w:rPr>
          <w:t xml:space="preserve"> stochastic </w:t>
        </w:r>
        <w:r w:rsidR="00A85BC6" w:rsidRPr="007774AA">
          <w:rPr>
            <w:rFonts w:asciiTheme="majorHAnsi" w:eastAsia="Times New Roman" w:hAnsiTheme="majorHAnsi" w:cs="Arial"/>
            <w:color w:val="000000"/>
            <w:sz w:val="24"/>
            <w:szCs w:val="24"/>
            <w:lang w:eastAsia="en-GB"/>
          </w:rPr>
          <w:t>model</w:t>
        </w:r>
      </w:ins>
      <w:ins w:id="16" w:author="r02al13" w:date="2016-12-07T13:59:00Z">
        <w:r w:rsidR="00A85BC6">
          <w:rPr>
            <w:rFonts w:asciiTheme="majorHAnsi" w:eastAsia="Times New Roman" w:hAnsiTheme="majorHAnsi" w:cs="Arial"/>
            <w:color w:val="000000"/>
            <w:sz w:val="24"/>
            <w:szCs w:val="24"/>
            <w:lang w:eastAsia="en-GB"/>
          </w:rPr>
          <w:t xml:space="preserve"> of eye movement control</w:t>
        </w:r>
      </w:ins>
      <w:ins w:id="17" w:author="r02al13" w:date="2016-12-07T13:58:00Z">
        <w:r w:rsidR="00A85BC6" w:rsidRPr="007774AA">
          <w:rPr>
            <w:rFonts w:asciiTheme="majorHAnsi" w:eastAsia="Times New Roman" w:hAnsiTheme="majorHAnsi" w:cs="Arial"/>
            <w:color w:val="000000"/>
            <w:sz w:val="24"/>
            <w:szCs w:val="24"/>
            <w:lang w:eastAsia="en-GB"/>
          </w:rPr>
          <w:t xml:space="preserve"> </w:t>
        </w:r>
        <w:r w:rsidR="00A85BC6" w:rsidRPr="00870477">
          <w:rPr>
            <w:rFonts w:asciiTheme="majorHAnsi" w:eastAsia="Times New Roman" w:hAnsiTheme="majorHAnsi" w:cs="Arial"/>
            <w:color w:val="000000"/>
            <w:sz w:val="24"/>
            <w:szCs w:val="24"/>
            <w:lang w:eastAsia="en-GB"/>
          </w:rPr>
          <w:t>(Fend, 2006)</w:t>
        </w:r>
        <w:r w:rsidR="00A85BC6" w:rsidRPr="00870477">
          <w:rPr>
            <w:rFonts w:asciiTheme="majorHAnsi" w:eastAsia="Times New Roman" w:hAnsiTheme="majorHAnsi" w:cs="Arial"/>
            <w:color w:val="3C78D8"/>
            <w:sz w:val="24"/>
            <w:szCs w:val="24"/>
            <w:lang w:eastAsia="en-GB"/>
          </w:rPr>
          <w:t>.</w:t>
        </w:r>
      </w:ins>
      <w:ins w:id="18" w:author="r02al13" w:date="2016-12-07T14:01:00Z">
        <w:r w:rsidR="00A85BC6">
          <w:rPr>
            <w:rFonts w:asciiTheme="majorHAnsi" w:eastAsia="Times New Roman" w:hAnsiTheme="majorHAnsi" w:cs="Arial"/>
            <w:color w:val="3C78D8"/>
            <w:sz w:val="24"/>
            <w:szCs w:val="24"/>
            <w:lang w:eastAsia="en-GB"/>
          </w:rPr>
          <w:t xml:space="preserve"> Others also point to </w:t>
        </w:r>
      </w:ins>
      <w:ins w:id="19" w:author="r02al13" w:date="2016-12-02T13:43:00Z">
        <w:r w:rsidRPr="00870477">
          <w:rPr>
            <w:rFonts w:asciiTheme="majorHAnsi" w:eastAsia="Times New Roman" w:hAnsiTheme="majorHAnsi" w:cs="Arial"/>
            <w:color w:val="1155CC"/>
            <w:sz w:val="24"/>
            <w:szCs w:val="24"/>
            <w:lang w:eastAsia="en-GB"/>
          </w:rPr>
          <w:t xml:space="preserve">some </w:t>
        </w:r>
      </w:ins>
      <w:ins w:id="20" w:author="r02al13" w:date="2016-12-02T13:27:00Z">
        <w:r w:rsidR="00213D6D" w:rsidRPr="00870477">
          <w:rPr>
            <w:rFonts w:asciiTheme="majorHAnsi" w:eastAsia="Times New Roman" w:hAnsiTheme="majorHAnsi" w:cs="Arial"/>
            <w:color w:val="1155CC"/>
            <w:sz w:val="24"/>
            <w:szCs w:val="24"/>
            <w:lang w:eastAsia="en-GB"/>
            <w:rPrChange w:id="21" w:author="r02al13" w:date="2016-12-02T13:50:00Z">
              <w:rPr>
                <w:rFonts w:ascii="Arial" w:eastAsia="Times New Roman" w:hAnsi="Arial" w:cs="Arial"/>
                <w:color w:val="1155CC"/>
                <w:sz w:val="22"/>
                <w:szCs w:val="22"/>
                <w:lang w:eastAsia="en-GB"/>
              </w:rPr>
            </w:rPrChange>
          </w:rPr>
          <w:t>non-systematic variation in eye movem</w:t>
        </w:r>
      </w:ins>
      <w:ins w:id="22" w:author="r02al13" w:date="2016-12-07T13:56:00Z">
        <w:r w:rsidR="00A85BC6">
          <w:rPr>
            <w:rFonts w:asciiTheme="majorHAnsi" w:eastAsia="Times New Roman" w:hAnsiTheme="majorHAnsi" w:cs="Arial"/>
            <w:color w:val="1155CC"/>
            <w:sz w:val="24"/>
            <w:szCs w:val="24"/>
            <w:lang w:eastAsia="en-GB"/>
          </w:rPr>
          <w:t>e</w:t>
        </w:r>
      </w:ins>
      <w:ins w:id="23" w:author="r02al13" w:date="2016-12-02T13:27:00Z">
        <w:r w:rsidR="00213D6D" w:rsidRPr="00870477">
          <w:rPr>
            <w:rFonts w:asciiTheme="majorHAnsi" w:eastAsia="Times New Roman" w:hAnsiTheme="majorHAnsi" w:cs="Arial"/>
            <w:color w:val="1155CC"/>
            <w:sz w:val="24"/>
            <w:szCs w:val="24"/>
            <w:lang w:eastAsia="en-GB"/>
            <w:rPrChange w:id="24" w:author="r02al13" w:date="2016-12-02T13:50:00Z">
              <w:rPr>
                <w:rFonts w:ascii="Arial" w:eastAsia="Times New Roman" w:hAnsi="Arial" w:cs="Arial"/>
                <w:color w:val="1155CC"/>
                <w:sz w:val="22"/>
                <w:szCs w:val="22"/>
                <w:lang w:eastAsia="en-GB"/>
              </w:rPr>
            </w:rPrChange>
          </w:rPr>
          <w:t>nts (</w:t>
        </w:r>
        <w:proofErr w:type="spellStart"/>
        <w:r w:rsidR="00213D6D" w:rsidRPr="00870477">
          <w:rPr>
            <w:rFonts w:asciiTheme="majorHAnsi" w:eastAsia="Times New Roman" w:hAnsiTheme="majorHAnsi" w:cs="Arial"/>
            <w:color w:val="1155CC"/>
            <w:sz w:val="24"/>
            <w:szCs w:val="24"/>
            <w:lang w:eastAsia="en-GB"/>
            <w:rPrChange w:id="25" w:author="r02al13" w:date="2016-12-02T13:50:00Z">
              <w:rPr>
                <w:rFonts w:ascii="Arial" w:eastAsia="Times New Roman" w:hAnsi="Arial" w:cs="Arial"/>
                <w:color w:val="1155CC"/>
                <w:sz w:val="22"/>
                <w:szCs w:val="22"/>
                <w:lang w:eastAsia="en-GB"/>
              </w:rPr>
            </w:rPrChange>
          </w:rPr>
          <w:t>McConkie</w:t>
        </w:r>
        <w:proofErr w:type="spellEnd"/>
        <w:r w:rsidR="00213D6D" w:rsidRPr="00870477">
          <w:rPr>
            <w:rFonts w:asciiTheme="majorHAnsi" w:eastAsia="Times New Roman" w:hAnsiTheme="majorHAnsi" w:cs="Arial"/>
            <w:color w:val="1155CC"/>
            <w:sz w:val="24"/>
            <w:szCs w:val="24"/>
            <w:lang w:eastAsia="en-GB"/>
            <w:rPrChange w:id="26" w:author="r02al13" w:date="2016-12-02T13:50:00Z">
              <w:rPr>
                <w:rFonts w:ascii="Arial" w:eastAsia="Times New Roman" w:hAnsi="Arial" w:cs="Arial"/>
                <w:color w:val="1155CC"/>
                <w:sz w:val="22"/>
                <w:szCs w:val="22"/>
                <w:lang w:eastAsia="en-GB"/>
              </w:rPr>
            </w:rPrChange>
          </w:rPr>
          <w:t xml:space="preserve">, Kerr, </w:t>
        </w:r>
        <w:proofErr w:type="spellStart"/>
        <w:r w:rsidR="00213D6D" w:rsidRPr="00870477">
          <w:rPr>
            <w:rFonts w:asciiTheme="majorHAnsi" w:eastAsia="Times New Roman" w:hAnsiTheme="majorHAnsi" w:cs="Arial"/>
            <w:color w:val="1155CC"/>
            <w:sz w:val="24"/>
            <w:szCs w:val="24"/>
            <w:lang w:eastAsia="en-GB"/>
            <w:rPrChange w:id="27" w:author="r02al13" w:date="2016-12-02T13:50:00Z">
              <w:rPr>
                <w:rFonts w:ascii="Arial" w:eastAsia="Times New Roman" w:hAnsi="Arial" w:cs="Arial"/>
                <w:color w:val="1155CC"/>
                <w:sz w:val="22"/>
                <w:szCs w:val="22"/>
                <w:lang w:eastAsia="en-GB"/>
              </w:rPr>
            </w:rPrChange>
          </w:rPr>
          <w:t>Reddix</w:t>
        </w:r>
        <w:proofErr w:type="spellEnd"/>
        <w:r w:rsidR="00213D6D" w:rsidRPr="00870477">
          <w:rPr>
            <w:rFonts w:asciiTheme="majorHAnsi" w:eastAsia="Times New Roman" w:hAnsiTheme="majorHAnsi" w:cs="Arial"/>
            <w:color w:val="1155CC"/>
            <w:sz w:val="24"/>
            <w:szCs w:val="24"/>
            <w:lang w:eastAsia="en-GB"/>
            <w:rPrChange w:id="28" w:author="r02al13" w:date="2016-12-02T13:50:00Z">
              <w:rPr>
                <w:rFonts w:ascii="Arial" w:eastAsia="Times New Roman" w:hAnsi="Arial" w:cs="Arial"/>
                <w:color w:val="1155CC"/>
                <w:sz w:val="22"/>
                <w:szCs w:val="22"/>
                <w:lang w:eastAsia="en-GB"/>
              </w:rPr>
            </w:rPrChange>
          </w:rPr>
          <w:t>, &amp;</w:t>
        </w:r>
      </w:ins>
      <w:ins w:id="29" w:author="r02al13" w:date="2016-12-07T13:56:00Z">
        <w:r w:rsidR="00A85BC6">
          <w:rPr>
            <w:rFonts w:asciiTheme="majorHAnsi" w:eastAsia="Times New Roman" w:hAnsiTheme="majorHAnsi" w:cs="Arial"/>
            <w:color w:val="1155CC"/>
            <w:sz w:val="24"/>
            <w:szCs w:val="24"/>
            <w:lang w:eastAsia="en-GB"/>
          </w:rPr>
          <w:t xml:space="preserve"> </w:t>
        </w:r>
      </w:ins>
      <w:ins w:id="30" w:author="r02al13" w:date="2016-12-02T13:27:00Z">
        <w:r w:rsidR="00213D6D" w:rsidRPr="00870477">
          <w:rPr>
            <w:rFonts w:asciiTheme="majorHAnsi" w:eastAsia="Times New Roman" w:hAnsiTheme="majorHAnsi" w:cs="Arial"/>
            <w:color w:val="1155CC"/>
            <w:sz w:val="24"/>
            <w:szCs w:val="24"/>
            <w:lang w:eastAsia="en-GB"/>
            <w:rPrChange w:id="31" w:author="r02al13" w:date="2016-12-02T13:50:00Z">
              <w:rPr>
                <w:rFonts w:ascii="Arial" w:eastAsia="Times New Roman" w:hAnsi="Arial" w:cs="Arial"/>
                <w:color w:val="1155CC"/>
                <w:sz w:val="22"/>
                <w:szCs w:val="22"/>
                <w:lang w:eastAsia="en-GB"/>
              </w:rPr>
            </w:rPrChange>
          </w:rPr>
          <w:t>Zola, 1987)</w:t>
        </w:r>
      </w:ins>
      <w:ins w:id="32" w:author="r02al13" w:date="2016-12-07T13:57:00Z">
        <w:r w:rsidR="00A85BC6">
          <w:rPr>
            <w:rFonts w:asciiTheme="majorHAnsi" w:eastAsia="Times New Roman" w:hAnsiTheme="majorHAnsi" w:cs="Arial"/>
            <w:color w:val="1155CC"/>
            <w:sz w:val="24"/>
            <w:szCs w:val="24"/>
            <w:lang w:eastAsia="en-GB"/>
          </w:rPr>
          <w:t>.</w:t>
        </w:r>
      </w:ins>
      <w:ins w:id="33" w:author="r02al13" w:date="2016-12-02T13:27:00Z">
        <w:r w:rsidR="00870477" w:rsidRPr="00870477">
          <w:rPr>
            <w:rFonts w:asciiTheme="majorHAnsi" w:eastAsia="Times New Roman" w:hAnsiTheme="majorHAnsi" w:cs="Arial"/>
            <w:color w:val="1155CC"/>
            <w:sz w:val="24"/>
            <w:szCs w:val="24"/>
            <w:lang w:eastAsia="en-GB"/>
          </w:rPr>
          <w:t xml:space="preserve"> </w:t>
        </w:r>
      </w:ins>
      <w:ins w:id="34" w:author="r02al13" w:date="2016-12-07T14:02:00Z">
        <w:r w:rsidR="00A85BC6">
          <w:rPr>
            <w:rFonts w:asciiTheme="majorHAnsi" w:eastAsia="Times New Roman" w:hAnsiTheme="majorHAnsi" w:cs="Arial"/>
            <w:color w:val="1155CC"/>
            <w:sz w:val="24"/>
            <w:szCs w:val="24"/>
            <w:lang w:eastAsia="en-GB"/>
          </w:rPr>
          <w:t>Yet, r</w:t>
        </w:r>
      </w:ins>
      <w:ins w:id="35" w:author="r02al13" w:date="2016-12-02T13:27:00Z">
        <w:r w:rsidR="00213D6D" w:rsidRPr="00870477">
          <w:rPr>
            <w:rFonts w:asciiTheme="majorHAnsi" w:eastAsia="Times New Roman" w:hAnsiTheme="majorHAnsi" w:cs="Arial"/>
            <w:color w:val="1155CC"/>
            <w:sz w:val="24"/>
            <w:szCs w:val="24"/>
            <w:lang w:eastAsia="en-GB"/>
            <w:rPrChange w:id="36" w:author="r02al13" w:date="2016-12-02T13:50:00Z">
              <w:rPr>
                <w:rFonts w:ascii="Arial" w:eastAsia="Times New Roman" w:hAnsi="Arial" w:cs="Arial"/>
                <w:color w:val="1155CC"/>
                <w:sz w:val="22"/>
                <w:szCs w:val="22"/>
                <w:lang w:eastAsia="en-GB"/>
              </w:rPr>
            </w:rPrChange>
          </w:rPr>
          <w:t>andom walk models and those attempting to explain eye-movements in terms of simple gain</w:t>
        </w:r>
        <w:r w:rsidR="00870477" w:rsidRPr="00870477">
          <w:rPr>
            <w:rFonts w:asciiTheme="majorHAnsi" w:eastAsia="Times New Roman" w:hAnsiTheme="majorHAnsi" w:cs="Arial"/>
            <w:color w:val="1155CC"/>
            <w:sz w:val="24"/>
            <w:szCs w:val="24"/>
            <w:lang w:eastAsia="en-GB"/>
          </w:rPr>
          <w:t xml:space="preserve"> control </w:t>
        </w:r>
      </w:ins>
      <w:ins w:id="37" w:author="r02al13" w:date="2016-12-02T13:47:00Z">
        <w:r w:rsidR="00870477" w:rsidRPr="00870477">
          <w:rPr>
            <w:rFonts w:asciiTheme="majorHAnsi" w:eastAsia="Times New Roman" w:hAnsiTheme="majorHAnsi" w:cs="Arial"/>
            <w:color w:val="1155CC"/>
            <w:sz w:val="24"/>
            <w:szCs w:val="24"/>
            <w:lang w:eastAsia="en-GB"/>
          </w:rPr>
          <w:t>are not favoured</w:t>
        </w:r>
      </w:ins>
      <w:ins w:id="38" w:author="r02al13" w:date="2016-12-02T13:27:00Z">
        <w:r w:rsidR="00213D6D" w:rsidRPr="00870477">
          <w:rPr>
            <w:rFonts w:asciiTheme="majorHAnsi" w:eastAsia="Times New Roman" w:hAnsiTheme="majorHAnsi" w:cs="Arial"/>
            <w:color w:val="1155CC"/>
            <w:sz w:val="24"/>
            <w:szCs w:val="24"/>
            <w:lang w:eastAsia="en-GB"/>
            <w:rPrChange w:id="39" w:author="r02al13" w:date="2016-12-02T13:50:00Z">
              <w:rPr>
                <w:rFonts w:ascii="Arial" w:eastAsia="Times New Roman" w:hAnsi="Arial" w:cs="Arial"/>
                <w:color w:val="1155CC"/>
                <w:sz w:val="22"/>
                <w:szCs w:val="22"/>
                <w:lang w:eastAsia="en-GB"/>
              </w:rPr>
            </w:rPrChange>
          </w:rPr>
          <w:t xml:space="preserve"> </w:t>
        </w:r>
        <w:proofErr w:type="gramStart"/>
        <w:r w:rsidR="00213D6D" w:rsidRPr="00870477">
          <w:rPr>
            <w:rFonts w:asciiTheme="majorHAnsi" w:eastAsia="Times New Roman" w:hAnsiTheme="majorHAnsi" w:cs="Arial"/>
            <w:color w:val="1155CC"/>
            <w:sz w:val="24"/>
            <w:szCs w:val="24"/>
            <w:lang w:eastAsia="en-GB"/>
            <w:rPrChange w:id="40" w:author="r02al13" w:date="2016-12-02T13:50:00Z">
              <w:rPr>
                <w:rFonts w:ascii="Arial" w:eastAsia="Times New Roman" w:hAnsi="Arial" w:cs="Arial"/>
                <w:color w:val="1155CC"/>
                <w:sz w:val="22"/>
                <w:szCs w:val="22"/>
                <w:lang w:eastAsia="en-GB"/>
              </w:rPr>
            </w:rPrChange>
          </w:rPr>
          <w:t>( for</w:t>
        </w:r>
        <w:proofErr w:type="gramEnd"/>
        <w:r w:rsidR="00213D6D" w:rsidRPr="00870477">
          <w:rPr>
            <w:rFonts w:asciiTheme="majorHAnsi" w:eastAsia="Times New Roman" w:hAnsiTheme="majorHAnsi" w:cs="Arial"/>
            <w:color w:val="1155CC"/>
            <w:sz w:val="24"/>
            <w:szCs w:val="24"/>
            <w:lang w:eastAsia="en-GB"/>
            <w:rPrChange w:id="41" w:author="r02al13" w:date="2016-12-02T13:50:00Z">
              <w:rPr>
                <w:rFonts w:ascii="Arial" w:eastAsia="Times New Roman" w:hAnsi="Arial" w:cs="Arial"/>
                <w:color w:val="1155CC"/>
                <w:sz w:val="22"/>
                <w:szCs w:val="22"/>
                <w:lang w:eastAsia="en-GB"/>
              </w:rPr>
            </w:rPrChange>
          </w:rPr>
          <w:t xml:space="preserve"> a rev</w:t>
        </w:r>
        <w:r w:rsidR="00A85BC6" w:rsidRPr="00A85BC6">
          <w:rPr>
            <w:rFonts w:asciiTheme="majorHAnsi" w:eastAsia="Times New Roman" w:hAnsiTheme="majorHAnsi" w:cs="Arial"/>
            <w:color w:val="1155CC"/>
            <w:sz w:val="24"/>
            <w:szCs w:val="24"/>
            <w:lang w:eastAsia="en-GB"/>
          </w:rPr>
          <w:t xml:space="preserve">iew see Rayner &amp; </w:t>
        </w:r>
        <w:proofErr w:type="spellStart"/>
        <w:r w:rsidR="00A85BC6" w:rsidRPr="00A85BC6">
          <w:rPr>
            <w:rFonts w:asciiTheme="majorHAnsi" w:eastAsia="Times New Roman" w:hAnsiTheme="majorHAnsi" w:cs="Arial"/>
            <w:color w:val="1155CC"/>
            <w:sz w:val="24"/>
            <w:szCs w:val="24"/>
            <w:lang w:eastAsia="en-GB"/>
          </w:rPr>
          <w:t>McConkie</w:t>
        </w:r>
        <w:proofErr w:type="spellEnd"/>
        <w:r w:rsidR="00A85BC6" w:rsidRPr="00A85BC6">
          <w:rPr>
            <w:rFonts w:asciiTheme="majorHAnsi" w:eastAsia="Times New Roman" w:hAnsiTheme="majorHAnsi" w:cs="Arial"/>
            <w:color w:val="1155CC"/>
            <w:sz w:val="24"/>
            <w:szCs w:val="24"/>
            <w:lang w:eastAsia="en-GB"/>
          </w:rPr>
          <w:t>, 1975</w:t>
        </w:r>
      </w:ins>
      <w:ins w:id="42" w:author="r02al13" w:date="2016-12-07T14:03:00Z">
        <w:r w:rsidR="00A85BC6">
          <w:rPr>
            <w:rFonts w:asciiTheme="majorHAnsi" w:eastAsia="Times New Roman" w:hAnsiTheme="majorHAnsi" w:cs="Arial"/>
            <w:color w:val="1155CC"/>
            <w:sz w:val="24"/>
            <w:szCs w:val="24"/>
            <w:lang w:eastAsia="en-GB"/>
          </w:rPr>
          <w:t>;</w:t>
        </w:r>
      </w:ins>
      <w:ins w:id="43" w:author="r02al13" w:date="2016-12-02T13:27:00Z">
        <w:r w:rsidR="00213D6D" w:rsidRPr="00870477">
          <w:rPr>
            <w:rFonts w:asciiTheme="majorHAnsi" w:eastAsia="Times New Roman" w:hAnsiTheme="majorHAnsi" w:cs="Arial"/>
            <w:color w:val="1155CC"/>
            <w:sz w:val="24"/>
            <w:szCs w:val="24"/>
            <w:lang w:eastAsia="en-GB"/>
            <w:rPrChange w:id="44" w:author="r02al13" w:date="2016-12-02T13:50:00Z">
              <w:rPr>
                <w:rFonts w:ascii="Arial" w:eastAsia="Times New Roman" w:hAnsi="Arial" w:cs="Arial"/>
                <w:color w:val="1155CC"/>
                <w:sz w:val="22"/>
                <w:szCs w:val="22"/>
                <w:lang w:eastAsia="en-GB"/>
              </w:rPr>
            </w:rPrChange>
          </w:rPr>
          <w:t xml:space="preserve"> Rayner, 1979).</w:t>
        </w:r>
      </w:ins>
      <w:ins w:id="45" w:author="r02al13" w:date="2016-12-02T13:42:00Z">
        <w:r w:rsidRPr="00870477">
          <w:rPr>
            <w:rFonts w:asciiTheme="majorHAnsi" w:eastAsia="Times New Roman" w:hAnsiTheme="majorHAnsi" w:cs="Arial"/>
            <w:color w:val="1155CC"/>
            <w:sz w:val="24"/>
            <w:szCs w:val="24"/>
            <w:lang w:eastAsia="en-GB"/>
          </w:rPr>
          <w:t xml:space="preserve"> </w:t>
        </w:r>
      </w:ins>
    </w:p>
    <w:p w14:paraId="5501DD6E" w14:textId="3C005E25" w:rsidR="00870477" w:rsidRPr="00870477" w:rsidRDefault="00870477">
      <w:pPr>
        <w:spacing w:after="0" w:line="360" w:lineRule="auto"/>
        <w:ind w:firstLine="0"/>
        <w:jc w:val="left"/>
        <w:rPr>
          <w:ins w:id="46" w:author="r02al13" w:date="2016-12-02T13:27:00Z"/>
          <w:rFonts w:asciiTheme="majorHAnsi" w:eastAsia="Times New Roman" w:hAnsiTheme="majorHAnsi" w:cs="Times New Roman"/>
          <w:sz w:val="24"/>
          <w:szCs w:val="24"/>
          <w:lang w:eastAsia="en-GB"/>
          <w:rPrChange w:id="47" w:author="r02al13" w:date="2016-12-02T13:50:00Z">
            <w:rPr>
              <w:ins w:id="48" w:author="r02al13" w:date="2016-12-02T13:27:00Z"/>
              <w:rFonts w:ascii="Times New Roman" w:eastAsia="Times New Roman" w:hAnsi="Times New Roman" w:cs="Times New Roman"/>
              <w:sz w:val="24"/>
              <w:szCs w:val="24"/>
              <w:lang w:eastAsia="en-GB"/>
            </w:rPr>
          </w:rPrChange>
        </w:rPr>
        <w:pPrChange w:id="49" w:author="r02al13" w:date="2016-12-02T13:49:00Z">
          <w:pPr>
            <w:spacing w:after="0"/>
            <w:ind w:firstLine="0"/>
            <w:jc w:val="left"/>
          </w:pPr>
        </w:pPrChange>
      </w:pPr>
      <w:ins w:id="50" w:author="r02al13" w:date="2016-12-02T13:49:00Z">
        <w:r w:rsidRPr="00870477">
          <w:rPr>
            <w:rFonts w:asciiTheme="majorHAnsi" w:hAnsiTheme="majorHAnsi" w:cs="Arial"/>
            <w:color w:val="000000"/>
            <w:sz w:val="24"/>
            <w:szCs w:val="24"/>
            <w:rPrChange w:id="51" w:author="r02al13" w:date="2016-12-02T13:50:00Z">
              <w:rPr>
                <w:rFonts w:ascii="Arial" w:hAnsi="Arial" w:cs="Arial"/>
                <w:color w:val="000000"/>
                <w:sz w:val="22"/>
                <w:szCs w:val="22"/>
              </w:rPr>
            </w:rPrChange>
          </w:rPr>
          <w:t xml:space="preserve">Klein’s work hinted at the inefficiency of eye movements in search long ago, in their comparison of search with and without </w:t>
        </w:r>
      </w:ins>
      <w:ins w:id="52" w:author="r02al13" w:date="2016-12-02T13:51:00Z">
        <w:r>
          <w:rPr>
            <w:rFonts w:asciiTheme="majorHAnsi" w:hAnsiTheme="majorHAnsi" w:cs="Arial"/>
            <w:color w:val="000000"/>
            <w:sz w:val="24"/>
            <w:szCs w:val="24"/>
          </w:rPr>
          <w:t>eye-movem</w:t>
        </w:r>
      </w:ins>
      <w:ins w:id="53" w:author="r02al13" w:date="2016-12-07T14:02:00Z">
        <w:r w:rsidR="00A85BC6">
          <w:rPr>
            <w:rFonts w:asciiTheme="majorHAnsi" w:hAnsiTheme="majorHAnsi" w:cs="Arial"/>
            <w:color w:val="000000"/>
            <w:sz w:val="24"/>
            <w:szCs w:val="24"/>
          </w:rPr>
          <w:t>e</w:t>
        </w:r>
      </w:ins>
      <w:ins w:id="54" w:author="r02al13" w:date="2016-12-02T13:51:00Z">
        <w:r>
          <w:rPr>
            <w:rFonts w:asciiTheme="majorHAnsi" w:hAnsiTheme="majorHAnsi" w:cs="Arial"/>
            <w:color w:val="000000"/>
            <w:sz w:val="24"/>
            <w:szCs w:val="24"/>
          </w:rPr>
          <w:t>nts.</w:t>
        </w:r>
      </w:ins>
      <w:ins w:id="55" w:author="r02al13" w:date="2016-12-07T14:02:00Z">
        <w:r w:rsidR="00A85BC6">
          <w:rPr>
            <w:rFonts w:asciiTheme="majorHAnsi" w:hAnsiTheme="majorHAnsi" w:cs="Arial"/>
            <w:color w:val="000000"/>
            <w:sz w:val="24"/>
            <w:szCs w:val="24"/>
          </w:rPr>
          <w:t xml:space="preserve"> They showed that</w:t>
        </w:r>
      </w:ins>
      <w:ins w:id="56" w:author="r02al13" w:date="2016-12-02T13:51:00Z">
        <w:r>
          <w:rPr>
            <w:rFonts w:asciiTheme="majorHAnsi" w:hAnsiTheme="majorHAnsi" w:cs="Arial"/>
            <w:color w:val="000000"/>
            <w:sz w:val="24"/>
            <w:szCs w:val="24"/>
          </w:rPr>
          <w:t xml:space="preserve"> </w:t>
        </w:r>
      </w:ins>
      <w:ins w:id="57" w:author="r02al13" w:date="2016-12-07T14:03:00Z">
        <w:r w:rsidR="00A85BC6">
          <w:rPr>
            <w:rFonts w:asciiTheme="majorHAnsi" w:hAnsiTheme="majorHAnsi" w:cs="Arial"/>
            <w:color w:val="1155CC"/>
            <w:sz w:val="24"/>
            <w:szCs w:val="24"/>
          </w:rPr>
          <w:t>b</w:t>
        </w:r>
      </w:ins>
      <w:ins w:id="58" w:author="r02al13" w:date="2016-12-02T13:49:00Z">
        <w:r w:rsidRPr="00870477">
          <w:rPr>
            <w:rFonts w:asciiTheme="majorHAnsi" w:hAnsiTheme="majorHAnsi" w:cs="Arial"/>
            <w:color w:val="1155CC"/>
            <w:sz w:val="24"/>
            <w:szCs w:val="24"/>
            <w:rPrChange w:id="59" w:author="r02al13" w:date="2016-12-02T13:50:00Z">
              <w:rPr>
                <w:rFonts w:ascii="Arial" w:hAnsi="Arial" w:cs="Arial"/>
                <w:color w:val="1155CC"/>
                <w:sz w:val="22"/>
                <w:szCs w:val="22"/>
              </w:rPr>
            </w:rPrChange>
          </w:rPr>
          <w:t xml:space="preserve">rief exposure induces search strategies that </w:t>
        </w:r>
        <w:proofErr w:type="gramStart"/>
        <w:r w:rsidRPr="00870477">
          <w:rPr>
            <w:rFonts w:asciiTheme="majorHAnsi" w:hAnsiTheme="majorHAnsi" w:cs="Arial"/>
            <w:color w:val="1155CC"/>
            <w:sz w:val="24"/>
            <w:szCs w:val="24"/>
            <w:rPrChange w:id="60" w:author="r02al13" w:date="2016-12-02T13:50:00Z">
              <w:rPr>
                <w:rFonts w:ascii="Arial" w:hAnsi="Arial" w:cs="Arial"/>
                <w:color w:val="1155CC"/>
                <w:sz w:val="22"/>
                <w:szCs w:val="22"/>
              </w:rPr>
            </w:rPrChange>
          </w:rPr>
          <w:t>are specifically targeted</w:t>
        </w:r>
        <w:proofErr w:type="gramEnd"/>
        <w:r w:rsidRPr="00870477">
          <w:rPr>
            <w:rFonts w:asciiTheme="majorHAnsi" w:hAnsiTheme="majorHAnsi" w:cs="Arial"/>
            <w:color w:val="1155CC"/>
            <w:sz w:val="24"/>
            <w:szCs w:val="24"/>
            <w:rPrChange w:id="61" w:author="r02al13" w:date="2016-12-02T13:50:00Z">
              <w:rPr>
                <w:rFonts w:ascii="Arial" w:hAnsi="Arial" w:cs="Arial"/>
                <w:color w:val="1155CC"/>
                <w:sz w:val="22"/>
                <w:szCs w:val="22"/>
              </w:rPr>
            </w:rPrChange>
          </w:rPr>
          <w:t xml:space="preserve"> to deal with quickly disappearing visual array</w:t>
        </w:r>
      </w:ins>
      <w:ins w:id="62" w:author="r02al13" w:date="2016-12-02T13:52:00Z">
        <w:r w:rsidRPr="00870477">
          <w:rPr>
            <w:rFonts w:ascii="Arial" w:hAnsi="Arial" w:cs="Arial"/>
            <w:color w:val="000000"/>
            <w:sz w:val="22"/>
            <w:szCs w:val="22"/>
          </w:rPr>
          <w:t xml:space="preserve"> </w:t>
        </w:r>
        <w:r w:rsidR="00A85BC6" w:rsidRPr="00A85BC6">
          <w:rPr>
            <w:rFonts w:asciiTheme="majorHAnsi" w:hAnsiTheme="majorHAnsi" w:cs="Arial"/>
            <w:color w:val="000000"/>
            <w:sz w:val="24"/>
            <w:szCs w:val="24"/>
          </w:rPr>
          <w:t xml:space="preserve">(Klein &amp; Farrell, </w:t>
        </w:r>
        <w:r w:rsidRPr="0033559F">
          <w:rPr>
            <w:rFonts w:asciiTheme="majorHAnsi" w:hAnsiTheme="majorHAnsi" w:cs="Arial"/>
            <w:color w:val="000000"/>
            <w:sz w:val="24"/>
            <w:szCs w:val="24"/>
            <w:rPrChange w:id="63" w:author="r02al13" w:date="2016-12-02T13:56:00Z">
              <w:rPr>
                <w:rFonts w:ascii="Arial" w:hAnsi="Arial" w:cs="Arial"/>
                <w:color w:val="000000"/>
                <w:sz w:val="22"/>
                <w:szCs w:val="22"/>
              </w:rPr>
            </w:rPrChange>
          </w:rPr>
          <w:t>1989)</w:t>
        </w:r>
      </w:ins>
      <w:ins w:id="64" w:author="r02al13" w:date="2016-12-02T13:49:00Z">
        <w:r w:rsidRPr="0033559F">
          <w:rPr>
            <w:rFonts w:asciiTheme="majorHAnsi" w:hAnsiTheme="majorHAnsi" w:cs="Arial"/>
            <w:color w:val="1155CC"/>
            <w:sz w:val="24"/>
            <w:szCs w:val="24"/>
            <w:rPrChange w:id="65" w:author="r02al13" w:date="2016-12-02T13:56:00Z">
              <w:rPr>
                <w:rFonts w:ascii="Arial" w:hAnsi="Arial" w:cs="Arial"/>
                <w:color w:val="1155CC"/>
                <w:sz w:val="22"/>
                <w:szCs w:val="22"/>
              </w:rPr>
            </w:rPrChange>
          </w:rPr>
          <w:t>.</w:t>
        </w:r>
        <w:r w:rsidRPr="0033559F">
          <w:rPr>
            <w:rFonts w:asciiTheme="majorHAnsi" w:hAnsiTheme="majorHAnsi" w:cs="Arial"/>
            <w:color w:val="000000"/>
            <w:sz w:val="24"/>
            <w:szCs w:val="24"/>
            <w:rPrChange w:id="66" w:author="r02al13" w:date="2016-12-02T13:56:00Z">
              <w:rPr>
                <w:rFonts w:ascii="Arial" w:hAnsi="Arial" w:cs="Arial"/>
                <w:color w:val="000000"/>
                <w:sz w:val="22"/>
                <w:szCs w:val="22"/>
              </w:rPr>
            </w:rPrChange>
          </w:rPr>
          <w:t> </w:t>
        </w:r>
        <w:r w:rsidRPr="00870477">
          <w:rPr>
            <w:rFonts w:asciiTheme="majorHAnsi" w:hAnsiTheme="majorHAnsi" w:cs="Arial"/>
            <w:color w:val="000000"/>
            <w:sz w:val="24"/>
            <w:szCs w:val="24"/>
            <w:rPrChange w:id="67" w:author="r02al13" w:date="2016-12-02T13:50:00Z">
              <w:rPr>
                <w:rFonts w:ascii="Arial" w:hAnsi="Arial" w:cs="Arial"/>
                <w:color w:val="000000"/>
                <w:sz w:val="22"/>
                <w:szCs w:val="22"/>
              </w:rPr>
            </w:rPrChange>
          </w:rPr>
          <w:t>   Others studying strategies</w:t>
        </w:r>
        <w:r w:rsidR="00A85BC6" w:rsidRPr="00A85BC6">
          <w:rPr>
            <w:rFonts w:asciiTheme="majorHAnsi" w:hAnsiTheme="majorHAnsi" w:cs="Arial"/>
            <w:color w:val="000000"/>
            <w:sz w:val="24"/>
            <w:szCs w:val="24"/>
          </w:rPr>
          <w:t xml:space="preserve"> in visual search noted that na</w:t>
        </w:r>
      </w:ins>
      <w:ins w:id="68" w:author="r02al13" w:date="2016-12-07T14:03:00Z">
        <w:r w:rsidR="00A85BC6">
          <w:rPr>
            <w:rFonts w:asciiTheme="majorHAnsi" w:hAnsiTheme="majorHAnsi" w:cs="Arial"/>
            <w:color w:val="000000"/>
            <w:sz w:val="24"/>
            <w:szCs w:val="24"/>
          </w:rPr>
          <w:t>i</w:t>
        </w:r>
      </w:ins>
      <w:ins w:id="69" w:author="r02al13" w:date="2016-12-02T13:49:00Z">
        <w:r w:rsidRPr="00870477">
          <w:rPr>
            <w:rFonts w:asciiTheme="majorHAnsi" w:hAnsiTheme="majorHAnsi" w:cs="Arial"/>
            <w:color w:val="000000"/>
            <w:sz w:val="24"/>
            <w:szCs w:val="24"/>
            <w:rPrChange w:id="70" w:author="r02al13" w:date="2016-12-02T13:50:00Z">
              <w:rPr>
                <w:rFonts w:ascii="Arial" w:hAnsi="Arial" w:cs="Arial"/>
                <w:color w:val="000000"/>
                <w:sz w:val="22"/>
                <w:szCs w:val="22"/>
              </w:rPr>
            </w:rPrChange>
          </w:rPr>
          <w:t>ve observers (and those specifically instructed to search “actively”</w:t>
        </w:r>
      </w:ins>
      <w:ins w:id="71" w:author="r02al13" w:date="2016-12-02T13:53:00Z">
        <w:r>
          <w:rPr>
            <w:rFonts w:asciiTheme="majorHAnsi" w:hAnsiTheme="majorHAnsi" w:cs="Arial"/>
            <w:color w:val="000000"/>
            <w:sz w:val="24"/>
            <w:szCs w:val="24"/>
          </w:rPr>
          <w:t>) altered their st</w:t>
        </w:r>
      </w:ins>
      <w:ins w:id="72" w:author="r02al13" w:date="2016-12-02T13:54:00Z">
        <w:r w:rsidR="0033559F">
          <w:rPr>
            <w:rFonts w:asciiTheme="majorHAnsi" w:hAnsiTheme="majorHAnsi" w:cs="Arial"/>
            <w:color w:val="000000"/>
            <w:sz w:val="24"/>
            <w:szCs w:val="24"/>
          </w:rPr>
          <w:t>r</w:t>
        </w:r>
      </w:ins>
      <w:ins w:id="73" w:author="r02al13" w:date="2016-12-02T13:53:00Z">
        <w:r w:rsidR="0033559F">
          <w:rPr>
            <w:rFonts w:asciiTheme="majorHAnsi" w:hAnsiTheme="majorHAnsi" w:cs="Arial"/>
            <w:color w:val="000000"/>
            <w:sz w:val="24"/>
            <w:szCs w:val="24"/>
          </w:rPr>
          <w:t>a</w:t>
        </w:r>
      </w:ins>
      <w:ins w:id="74" w:author="r02al13" w:date="2016-12-02T13:54:00Z">
        <w:r w:rsidR="0033559F">
          <w:rPr>
            <w:rFonts w:asciiTheme="majorHAnsi" w:hAnsiTheme="majorHAnsi" w:cs="Arial"/>
            <w:color w:val="000000"/>
            <w:sz w:val="24"/>
            <w:szCs w:val="24"/>
          </w:rPr>
          <w:t>t</w:t>
        </w:r>
      </w:ins>
      <w:ins w:id="75" w:author="r02al13" w:date="2016-12-02T13:53:00Z">
        <w:r>
          <w:rPr>
            <w:rFonts w:asciiTheme="majorHAnsi" w:hAnsiTheme="majorHAnsi" w:cs="Arial"/>
            <w:color w:val="000000"/>
            <w:sz w:val="24"/>
            <w:szCs w:val="24"/>
          </w:rPr>
          <w:t xml:space="preserve">egy </w:t>
        </w:r>
      </w:ins>
      <w:ins w:id="76" w:author="r02al13" w:date="2016-12-02T13:54:00Z">
        <w:r w:rsidR="0033559F">
          <w:rPr>
            <w:rFonts w:asciiTheme="majorHAnsi" w:hAnsiTheme="majorHAnsi" w:cs="Arial"/>
            <w:color w:val="000000"/>
            <w:sz w:val="24"/>
            <w:szCs w:val="24"/>
          </w:rPr>
          <w:t>in such a way that they</w:t>
        </w:r>
      </w:ins>
      <w:ins w:id="77" w:author="r02al13" w:date="2016-12-02T13:49:00Z">
        <w:r w:rsidRPr="00870477">
          <w:rPr>
            <w:rFonts w:asciiTheme="majorHAnsi" w:hAnsiTheme="majorHAnsi" w:cs="Arial"/>
            <w:color w:val="000000"/>
            <w:sz w:val="24"/>
            <w:szCs w:val="24"/>
            <w:rPrChange w:id="78" w:author="r02al13" w:date="2016-12-02T13:50:00Z">
              <w:rPr>
                <w:rFonts w:ascii="Arial" w:hAnsi="Arial" w:cs="Arial"/>
                <w:color w:val="000000"/>
                <w:sz w:val="22"/>
                <w:szCs w:val="22"/>
              </w:rPr>
            </w:rPrChange>
          </w:rPr>
          <w:t xml:space="preserve"> made many completely unnecessary eye movements </w:t>
        </w:r>
        <w:r w:rsidRPr="00870477">
          <w:rPr>
            <w:rFonts w:asciiTheme="majorHAnsi" w:hAnsiTheme="majorHAnsi" w:cs="Arial"/>
            <w:color w:val="3C78D8"/>
            <w:sz w:val="24"/>
            <w:szCs w:val="24"/>
            <w:rPrChange w:id="79" w:author="r02al13" w:date="2016-12-02T13:50:00Z">
              <w:rPr>
                <w:rFonts w:ascii="Arial" w:hAnsi="Arial" w:cs="Arial"/>
                <w:color w:val="3C78D8"/>
                <w:sz w:val="22"/>
                <w:szCs w:val="22"/>
              </w:rPr>
            </w:rPrChange>
          </w:rPr>
          <w:t xml:space="preserve">and </w:t>
        </w:r>
      </w:ins>
      <w:ins w:id="80" w:author="r02al13" w:date="2016-12-02T13:55:00Z">
        <w:r w:rsidR="0033559F">
          <w:rPr>
            <w:rFonts w:asciiTheme="majorHAnsi" w:hAnsiTheme="majorHAnsi" w:cs="Arial"/>
            <w:color w:val="3C78D8"/>
            <w:sz w:val="24"/>
            <w:szCs w:val="24"/>
          </w:rPr>
          <w:t>used information in a  fixa</w:t>
        </w:r>
      </w:ins>
      <w:ins w:id="81" w:author="r02al13" w:date="2016-12-07T14:04:00Z">
        <w:r w:rsidR="00A85BC6">
          <w:rPr>
            <w:rFonts w:asciiTheme="majorHAnsi" w:hAnsiTheme="majorHAnsi" w:cs="Arial"/>
            <w:color w:val="3C78D8"/>
            <w:sz w:val="24"/>
            <w:szCs w:val="24"/>
          </w:rPr>
          <w:t>t</w:t>
        </w:r>
      </w:ins>
      <w:ins w:id="82" w:author="r02al13" w:date="2016-12-02T13:55:00Z">
        <w:r w:rsidR="0033559F">
          <w:rPr>
            <w:rFonts w:asciiTheme="majorHAnsi" w:hAnsiTheme="majorHAnsi" w:cs="Arial"/>
            <w:color w:val="3C78D8"/>
            <w:sz w:val="24"/>
            <w:szCs w:val="24"/>
          </w:rPr>
          <w:t>ion</w:t>
        </w:r>
      </w:ins>
      <w:ins w:id="83" w:author="r02al13" w:date="2016-12-02T13:49:00Z">
        <w:r w:rsidRPr="00870477">
          <w:rPr>
            <w:rFonts w:asciiTheme="majorHAnsi" w:hAnsiTheme="majorHAnsi" w:cs="Arial"/>
            <w:color w:val="3C78D8"/>
            <w:sz w:val="24"/>
            <w:szCs w:val="24"/>
            <w:rPrChange w:id="84" w:author="r02al13" w:date="2016-12-02T13:50:00Z">
              <w:rPr>
                <w:rFonts w:ascii="Arial" w:hAnsi="Arial" w:cs="Arial"/>
                <w:color w:val="3C78D8"/>
                <w:sz w:val="22"/>
                <w:szCs w:val="22"/>
              </w:rPr>
            </w:rPrChange>
          </w:rPr>
          <w:t xml:space="preserve"> </w:t>
        </w:r>
      </w:ins>
      <w:ins w:id="85" w:author="r02al13" w:date="2016-12-02T13:55:00Z">
        <w:r w:rsidR="00A85BC6">
          <w:rPr>
            <w:rFonts w:asciiTheme="majorHAnsi" w:hAnsiTheme="majorHAnsi" w:cs="Arial"/>
            <w:color w:val="3C78D8"/>
            <w:sz w:val="24"/>
            <w:szCs w:val="24"/>
          </w:rPr>
          <w:t>i</w:t>
        </w:r>
        <w:r w:rsidR="0033559F">
          <w:rPr>
            <w:rFonts w:asciiTheme="majorHAnsi" w:hAnsiTheme="majorHAnsi" w:cs="Arial"/>
            <w:color w:val="3C78D8"/>
            <w:sz w:val="24"/>
            <w:szCs w:val="24"/>
          </w:rPr>
          <w:t>n a less efficient way</w:t>
        </w:r>
      </w:ins>
      <w:ins w:id="86" w:author="r02al13" w:date="2016-12-07T14:04:00Z">
        <w:r w:rsidR="00A85BC6">
          <w:rPr>
            <w:rFonts w:asciiTheme="majorHAnsi" w:hAnsiTheme="majorHAnsi" w:cs="Arial"/>
            <w:color w:val="3C78D8"/>
            <w:sz w:val="24"/>
            <w:szCs w:val="24"/>
          </w:rPr>
          <w:t xml:space="preserve"> than the active group</w:t>
        </w:r>
      </w:ins>
      <w:ins w:id="87" w:author="r02al13" w:date="2016-12-02T13:49:00Z">
        <w:r w:rsidRPr="00870477">
          <w:rPr>
            <w:rFonts w:asciiTheme="majorHAnsi" w:hAnsiTheme="majorHAnsi" w:cs="Arial"/>
            <w:color w:val="3C78D8"/>
            <w:sz w:val="24"/>
            <w:szCs w:val="24"/>
            <w:rPrChange w:id="88" w:author="r02al13" w:date="2016-12-02T13:50:00Z">
              <w:rPr>
                <w:rFonts w:ascii="Arial" w:hAnsi="Arial" w:cs="Arial"/>
                <w:color w:val="3C78D8"/>
                <w:sz w:val="22"/>
                <w:szCs w:val="22"/>
              </w:rPr>
            </w:rPrChange>
          </w:rPr>
          <w:t xml:space="preserve"> </w:t>
        </w:r>
        <w:r w:rsidRPr="00870477">
          <w:rPr>
            <w:rFonts w:asciiTheme="majorHAnsi" w:hAnsiTheme="majorHAnsi" w:cs="Arial"/>
            <w:color w:val="000000"/>
            <w:sz w:val="24"/>
            <w:szCs w:val="24"/>
            <w:rPrChange w:id="89" w:author="r02al13" w:date="2016-12-02T13:50:00Z">
              <w:rPr>
                <w:rFonts w:ascii="Arial" w:hAnsi="Arial" w:cs="Arial"/>
                <w:color w:val="000000"/>
                <w:sz w:val="22"/>
                <w:szCs w:val="22"/>
              </w:rPr>
            </w:rPrChange>
          </w:rPr>
          <w:t>(</w:t>
        </w:r>
        <w:r w:rsidRPr="00870477">
          <w:rPr>
            <w:rFonts w:asciiTheme="majorHAnsi" w:hAnsiTheme="majorHAnsi" w:cs="Arial"/>
            <w:color w:val="3C78D8"/>
            <w:sz w:val="24"/>
            <w:szCs w:val="24"/>
          </w:rPr>
          <w:t>Watson,</w:t>
        </w:r>
      </w:ins>
      <w:ins w:id="90" w:author="r02al13" w:date="2016-12-02T13:52:00Z">
        <w:r>
          <w:rPr>
            <w:rFonts w:asciiTheme="majorHAnsi" w:hAnsiTheme="majorHAnsi" w:cs="Arial"/>
            <w:color w:val="3C78D8"/>
            <w:sz w:val="24"/>
            <w:szCs w:val="24"/>
          </w:rPr>
          <w:t xml:space="preserve"> </w:t>
        </w:r>
      </w:ins>
      <w:ins w:id="91" w:author="r02al13" w:date="2016-12-02T13:49:00Z">
        <w:r w:rsidRPr="00870477">
          <w:rPr>
            <w:rFonts w:asciiTheme="majorHAnsi" w:hAnsiTheme="majorHAnsi" w:cs="Arial"/>
            <w:color w:val="3C78D8"/>
            <w:sz w:val="24"/>
            <w:szCs w:val="24"/>
          </w:rPr>
          <w:t>Brennan, Kingstone,</w:t>
        </w:r>
      </w:ins>
      <w:ins w:id="92" w:author="r02al13" w:date="2016-12-02T13:53:00Z">
        <w:r>
          <w:rPr>
            <w:rFonts w:asciiTheme="majorHAnsi" w:hAnsiTheme="majorHAnsi" w:cs="Arial"/>
            <w:color w:val="3C78D8"/>
            <w:sz w:val="24"/>
            <w:szCs w:val="24"/>
          </w:rPr>
          <w:t xml:space="preserve"> &amp;</w:t>
        </w:r>
      </w:ins>
      <w:ins w:id="93" w:author="r02al13" w:date="2016-12-02T13:49:00Z">
        <w:r w:rsidRPr="00870477">
          <w:rPr>
            <w:rFonts w:asciiTheme="majorHAnsi" w:hAnsiTheme="majorHAnsi" w:cs="Arial"/>
            <w:color w:val="3C78D8"/>
            <w:sz w:val="24"/>
            <w:szCs w:val="24"/>
          </w:rPr>
          <w:t xml:space="preserve"> Enns, </w:t>
        </w:r>
        <w:r w:rsidRPr="00870477">
          <w:rPr>
            <w:rFonts w:asciiTheme="majorHAnsi" w:hAnsiTheme="majorHAnsi" w:cs="Arial"/>
            <w:color w:val="3C78D8"/>
            <w:sz w:val="24"/>
            <w:szCs w:val="24"/>
            <w:rPrChange w:id="94" w:author="r02al13" w:date="2016-12-02T13:50:00Z">
              <w:rPr>
                <w:rFonts w:ascii="Arial" w:hAnsi="Arial" w:cs="Arial"/>
                <w:color w:val="3C78D8"/>
                <w:sz w:val="22"/>
                <w:szCs w:val="22"/>
              </w:rPr>
            </w:rPrChange>
          </w:rPr>
          <w:t xml:space="preserve">2010). </w:t>
        </w:r>
      </w:ins>
    </w:p>
    <w:p w14:paraId="7413B3FF" w14:textId="77777777" w:rsidR="00213D6D" w:rsidRPr="00213D6D" w:rsidRDefault="00213D6D" w:rsidP="00213D6D">
      <w:pPr>
        <w:spacing w:after="0"/>
        <w:ind w:firstLine="0"/>
        <w:jc w:val="left"/>
        <w:rPr>
          <w:ins w:id="95" w:author="r02al13" w:date="2016-12-02T13:27:00Z"/>
          <w:rFonts w:asciiTheme="majorHAnsi" w:eastAsia="Times New Roman" w:hAnsiTheme="majorHAnsi" w:cs="Times New Roman"/>
          <w:sz w:val="24"/>
          <w:szCs w:val="24"/>
          <w:lang w:eastAsia="en-GB"/>
          <w:rPrChange w:id="96" w:author="r02al13" w:date="2016-12-02T13:28:00Z">
            <w:rPr>
              <w:ins w:id="97" w:author="r02al13" w:date="2016-12-02T13:27:00Z"/>
              <w:rFonts w:ascii="Times New Roman" w:eastAsia="Times New Roman" w:hAnsi="Times New Roman" w:cs="Times New Roman"/>
              <w:sz w:val="24"/>
              <w:szCs w:val="24"/>
              <w:lang w:eastAsia="en-GB"/>
            </w:rPr>
          </w:rPrChange>
        </w:rPr>
      </w:pPr>
    </w:p>
    <w:p w14:paraId="256F2964" w14:textId="4B15601E" w:rsidR="00396FFF" w:rsidRPr="00213D6D" w:rsidDel="00870477" w:rsidRDefault="00396FFF" w:rsidP="00213D6D">
      <w:pPr>
        <w:spacing w:line="480" w:lineRule="auto"/>
        <w:ind w:firstLine="0"/>
        <w:rPr>
          <w:del w:id="98" w:author="r02al13" w:date="2016-12-02T13:48:00Z"/>
          <w:rFonts w:asciiTheme="majorHAnsi" w:hAnsiTheme="majorHAnsi"/>
          <w:color w:val="8064A2" w:themeColor="accent4"/>
          <w:sz w:val="24"/>
          <w:szCs w:val="24"/>
        </w:rPr>
      </w:pPr>
    </w:p>
    <w:p w14:paraId="3B3A2503" w14:textId="31E72BC4" w:rsidR="00756C35" w:rsidRDefault="00C75C20" w:rsidP="00E5044B">
      <w:pPr>
        <w:spacing w:line="480" w:lineRule="auto"/>
        <w:ind w:firstLine="0"/>
        <w:rPr>
          <w:rFonts w:asciiTheme="majorHAnsi" w:hAnsiTheme="majorHAnsi"/>
          <w:color w:val="8064A2" w:themeColor="accent4"/>
          <w:sz w:val="24"/>
          <w:szCs w:val="24"/>
        </w:rPr>
      </w:pPr>
      <w:ins w:id="99" w:author="r02al13" w:date="2016-12-07T14:06:00Z">
        <w:r>
          <w:rPr>
            <w:rFonts w:asciiTheme="majorHAnsi" w:hAnsiTheme="majorHAnsi"/>
            <w:color w:val="8064A2" w:themeColor="accent4"/>
            <w:sz w:val="24"/>
            <w:szCs w:val="24"/>
          </w:rPr>
          <w:t xml:space="preserve">One recent model of visual search </w:t>
        </w:r>
      </w:ins>
      <w:ins w:id="100" w:author="r02al13" w:date="2016-12-07T14:07:00Z">
        <w:r>
          <w:rPr>
            <w:rFonts w:asciiTheme="majorHAnsi" w:hAnsiTheme="majorHAnsi"/>
            <w:color w:val="8064A2" w:themeColor="accent4"/>
            <w:sz w:val="24"/>
            <w:szCs w:val="24"/>
          </w:rPr>
          <w:t xml:space="preserve">claims </w:t>
        </w:r>
        <w:proofErr w:type="spellStart"/>
        <w:r>
          <w:rPr>
            <w:rFonts w:asciiTheme="majorHAnsi" w:hAnsiTheme="majorHAnsi"/>
            <w:color w:val="8064A2" w:themeColor="accent4"/>
            <w:sz w:val="24"/>
            <w:szCs w:val="24"/>
          </w:rPr>
          <w:t>that</w:t>
        </w:r>
      </w:ins>
      <w:del w:id="101" w:author="r02al13" w:date="2016-12-02T13:48:00Z">
        <w:r w:rsidR="00200B51" w:rsidRPr="005C4109" w:rsidDel="00870477">
          <w:rPr>
            <w:rFonts w:asciiTheme="majorHAnsi" w:hAnsiTheme="majorHAnsi"/>
            <w:color w:val="8064A2" w:themeColor="accent4"/>
            <w:sz w:val="24"/>
            <w:szCs w:val="24"/>
          </w:rPr>
          <w:delText xml:space="preserve"> </w:delText>
        </w:r>
      </w:del>
      <w:ins w:id="102" w:author="r02al13" w:date="2016-12-07T14:07:00Z">
        <w:r>
          <w:rPr>
            <w:rFonts w:asciiTheme="majorHAnsi" w:hAnsiTheme="majorHAnsi"/>
            <w:color w:val="8064A2" w:themeColor="accent4"/>
            <w:sz w:val="24"/>
            <w:szCs w:val="24"/>
          </w:rPr>
          <w:t>i</w:t>
        </w:r>
      </w:ins>
      <w:del w:id="103" w:author="r02al13" w:date="2016-12-07T14:07:00Z">
        <w:r w:rsidR="00B20901" w:rsidRPr="005C4109" w:rsidDel="00C75C20">
          <w:rPr>
            <w:rFonts w:asciiTheme="majorHAnsi" w:hAnsiTheme="majorHAnsi"/>
            <w:color w:val="8064A2" w:themeColor="accent4"/>
            <w:sz w:val="24"/>
            <w:szCs w:val="24"/>
          </w:rPr>
          <w:delText>I</w:delText>
        </w:r>
      </w:del>
      <w:r w:rsidR="00B20901" w:rsidRPr="005C4109">
        <w:rPr>
          <w:rFonts w:asciiTheme="majorHAnsi" w:hAnsiTheme="majorHAnsi"/>
          <w:color w:val="8064A2" w:themeColor="accent4"/>
          <w:sz w:val="24"/>
          <w:szCs w:val="24"/>
        </w:rPr>
        <w:t>n</w:t>
      </w:r>
      <w:proofErr w:type="spellEnd"/>
      <w:r w:rsidR="00B20901" w:rsidRPr="005C4109">
        <w:rPr>
          <w:rFonts w:asciiTheme="majorHAnsi" w:hAnsiTheme="majorHAnsi"/>
          <w:color w:val="8064A2" w:themeColor="accent4"/>
          <w:sz w:val="24"/>
          <w:szCs w:val="24"/>
        </w:rPr>
        <w:t xml:space="preserve"> humans, </w:t>
      </w:r>
      <w:r w:rsidR="000A4A24">
        <w:rPr>
          <w:rFonts w:asciiTheme="majorHAnsi" w:hAnsiTheme="majorHAnsi"/>
          <w:sz w:val="24"/>
          <w:szCs w:val="24"/>
        </w:rPr>
        <w:t>optimal</w:t>
      </w:r>
      <w:r w:rsidR="00B20901">
        <w:rPr>
          <w:rFonts w:asciiTheme="majorHAnsi" w:hAnsiTheme="majorHAnsi"/>
          <w:sz w:val="24"/>
          <w:szCs w:val="24"/>
        </w:rPr>
        <w:t xml:space="preserve"> models </w:t>
      </w:r>
      <w:r w:rsidR="000A4A24">
        <w:rPr>
          <w:rFonts w:asciiTheme="majorHAnsi" w:hAnsiTheme="majorHAnsi"/>
          <w:sz w:val="24"/>
          <w:szCs w:val="24"/>
        </w:rPr>
        <w:t xml:space="preserve">of search </w:t>
      </w:r>
      <w:r w:rsidR="00B20901">
        <w:rPr>
          <w:rFonts w:asciiTheme="majorHAnsi" w:hAnsiTheme="majorHAnsi"/>
          <w:sz w:val="24"/>
          <w:szCs w:val="24"/>
        </w:rPr>
        <w:t xml:space="preserve">sample information </w:t>
      </w:r>
      <w:r w:rsidR="00EC2CA6" w:rsidRPr="002B1C8C">
        <w:rPr>
          <w:rFonts w:asciiTheme="majorHAnsi" w:hAnsiTheme="majorHAnsi"/>
          <w:sz w:val="24"/>
          <w:szCs w:val="24"/>
        </w:rPr>
        <w:t xml:space="preserve">efficiently by directing eye movements to locations that yield the maximum </w:t>
      </w:r>
      <w:r w:rsidR="00EC2CA6" w:rsidRPr="002B1C8C">
        <w:rPr>
          <w:rFonts w:asciiTheme="majorHAnsi" w:hAnsiTheme="majorHAnsi"/>
          <w:sz w:val="24"/>
          <w:szCs w:val="24"/>
        </w:rPr>
        <w:lastRenderedPageBreak/>
        <w:t xml:space="preserve">possible information or </w:t>
      </w:r>
      <w:r w:rsidR="00952A7A" w:rsidRPr="00DB2E88">
        <w:rPr>
          <w:rFonts w:asciiTheme="majorHAnsi" w:hAnsiTheme="majorHAnsi"/>
          <w:sz w:val="24"/>
          <w:szCs w:val="24"/>
        </w:rPr>
        <w:t>reward</w:t>
      </w:r>
      <w:r w:rsidR="00DB2E88">
        <w:rPr>
          <w:rFonts w:asciiTheme="majorHAnsi" w:hAnsiTheme="majorHAnsi"/>
          <w:sz w:val="24"/>
          <w:szCs w:val="24"/>
        </w:rPr>
        <w:t xml:space="preserve"> (</w:t>
      </w:r>
      <w:r w:rsidR="001A682E">
        <w:rPr>
          <w:rFonts w:asciiTheme="majorHAnsi" w:hAnsiTheme="majorHAnsi"/>
          <w:color w:val="8064A2" w:themeColor="accent4"/>
          <w:sz w:val="24"/>
          <w:szCs w:val="24"/>
        </w:rPr>
        <w:t>3-5</w:t>
      </w:r>
      <w:r w:rsidR="002B1C8C" w:rsidRPr="002B1C8C">
        <w:rPr>
          <w:rFonts w:asciiTheme="majorHAnsi" w:hAnsiTheme="majorHAnsi"/>
          <w:sz w:val="24"/>
          <w:szCs w:val="24"/>
        </w:rPr>
        <w:t>)</w:t>
      </w:r>
      <w:r w:rsidR="00DB2E88">
        <w:rPr>
          <w:rFonts w:asciiTheme="majorHAnsi" w:hAnsiTheme="majorHAnsi"/>
          <w:sz w:val="24"/>
          <w:szCs w:val="24"/>
        </w:rPr>
        <w:t>.</w:t>
      </w:r>
      <w:r w:rsidR="00982CC0" w:rsidRPr="002B1C8C">
        <w:rPr>
          <w:rFonts w:asciiTheme="majorHAnsi" w:hAnsiTheme="majorHAnsi"/>
          <w:sz w:val="24"/>
          <w:szCs w:val="24"/>
        </w:rPr>
        <w:t xml:space="preserve"> </w:t>
      </w:r>
      <w:r w:rsidR="00EC2CA6" w:rsidRPr="002B1C8C">
        <w:rPr>
          <w:rFonts w:asciiTheme="majorHAnsi" w:hAnsiTheme="majorHAnsi"/>
          <w:sz w:val="24"/>
          <w:szCs w:val="24"/>
        </w:rPr>
        <w:t>I</w:t>
      </w:r>
      <w:ins w:id="104" w:author="r02al13" w:date="2016-12-07T14:07:00Z">
        <w:r>
          <w:rPr>
            <w:rFonts w:asciiTheme="majorHAnsi" w:hAnsiTheme="majorHAnsi"/>
            <w:sz w:val="24"/>
            <w:szCs w:val="24"/>
          </w:rPr>
          <w:t>n their</w:t>
        </w:r>
      </w:ins>
      <w:del w:id="105" w:author="r02al13" w:date="2016-12-07T14:07:00Z">
        <w:r w:rsidR="00EC2CA6" w:rsidRPr="002B1C8C" w:rsidDel="00C75C20">
          <w:rPr>
            <w:rFonts w:asciiTheme="majorHAnsi" w:hAnsiTheme="majorHAnsi"/>
            <w:sz w:val="24"/>
            <w:szCs w:val="24"/>
          </w:rPr>
          <w:delText>n one</w:delText>
        </w:r>
      </w:del>
      <w:r w:rsidR="00EC2CA6" w:rsidRPr="002B1C8C">
        <w:rPr>
          <w:rFonts w:asciiTheme="majorHAnsi" w:hAnsiTheme="majorHAnsi"/>
          <w:sz w:val="24"/>
          <w:szCs w:val="24"/>
        </w:rPr>
        <w:t xml:space="preserve"> influential model of visual search, </w:t>
      </w:r>
      <w:r w:rsidR="00706CA1" w:rsidRPr="002B1C8C">
        <w:rPr>
          <w:rFonts w:asciiTheme="majorHAnsi" w:hAnsiTheme="majorHAnsi"/>
          <w:sz w:val="24"/>
          <w:szCs w:val="24"/>
        </w:rPr>
        <w:t>Najemnik and Geisler</w:t>
      </w:r>
      <w:r w:rsidR="00DB2E88">
        <w:rPr>
          <w:rFonts w:asciiTheme="majorHAnsi" w:hAnsiTheme="majorHAnsi"/>
          <w:sz w:val="24"/>
          <w:szCs w:val="24"/>
          <w:vertAlign w:val="superscript"/>
        </w:rPr>
        <w:t xml:space="preserve"> </w:t>
      </w:r>
      <w:r w:rsidR="001A682E">
        <w:rPr>
          <w:rFonts w:asciiTheme="majorHAnsi" w:hAnsiTheme="majorHAnsi"/>
          <w:sz w:val="24"/>
          <w:szCs w:val="24"/>
        </w:rPr>
        <w:t>(6, 7</w:t>
      </w:r>
      <w:r w:rsidR="00DB2E88">
        <w:rPr>
          <w:rFonts w:asciiTheme="majorHAnsi" w:hAnsiTheme="majorHAnsi"/>
          <w:sz w:val="24"/>
          <w:szCs w:val="24"/>
        </w:rPr>
        <w:t>)</w:t>
      </w:r>
      <w:r w:rsidR="00982CC0" w:rsidRPr="002B1C8C">
        <w:rPr>
          <w:rFonts w:asciiTheme="majorHAnsi" w:hAnsiTheme="majorHAnsi"/>
          <w:sz w:val="24"/>
          <w:szCs w:val="24"/>
        </w:rPr>
        <w:t xml:space="preserve"> demonstrated that </w:t>
      </w:r>
      <w:r w:rsidR="00EC2CA6" w:rsidRPr="002B1C8C">
        <w:rPr>
          <w:rFonts w:asciiTheme="majorHAnsi" w:hAnsiTheme="majorHAnsi"/>
          <w:sz w:val="24"/>
          <w:szCs w:val="24"/>
        </w:rPr>
        <w:t>eye movements are</w:t>
      </w:r>
      <w:r w:rsidR="00982CC0" w:rsidRPr="002B1C8C">
        <w:rPr>
          <w:rFonts w:asciiTheme="majorHAnsi" w:hAnsiTheme="majorHAnsi"/>
          <w:sz w:val="24"/>
          <w:szCs w:val="24"/>
        </w:rPr>
        <w:t xml:space="preserve"> </w:t>
      </w:r>
      <w:proofErr w:type="gramStart"/>
      <w:r w:rsidR="00982CC0" w:rsidRPr="002B1C8C">
        <w:rPr>
          <w:rFonts w:asciiTheme="majorHAnsi" w:hAnsiTheme="majorHAnsi"/>
          <w:sz w:val="24"/>
          <w:szCs w:val="24"/>
        </w:rPr>
        <w:t>well-</w:t>
      </w:r>
      <w:r w:rsidR="00EC2CA6" w:rsidRPr="002B1C8C">
        <w:rPr>
          <w:rFonts w:asciiTheme="majorHAnsi" w:hAnsiTheme="majorHAnsi"/>
          <w:sz w:val="24"/>
          <w:szCs w:val="24"/>
        </w:rPr>
        <w:t>described</w:t>
      </w:r>
      <w:proofErr w:type="gramEnd"/>
      <w:r w:rsidR="00982CC0" w:rsidRPr="002B1C8C">
        <w:rPr>
          <w:rFonts w:asciiTheme="majorHAnsi" w:hAnsiTheme="majorHAnsi"/>
          <w:sz w:val="24"/>
          <w:szCs w:val="24"/>
        </w:rPr>
        <w:t xml:space="preserve"> by an optimal </w:t>
      </w:r>
      <w:r w:rsidR="00EC2CA6" w:rsidRPr="002B1C8C">
        <w:rPr>
          <w:rFonts w:asciiTheme="majorHAnsi" w:hAnsiTheme="majorHAnsi"/>
          <w:sz w:val="24"/>
          <w:szCs w:val="24"/>
        </w:rPr>
        <w:t>strategy</w:t>
      </w:r>
      <w:r w:rsidR="00982CC0" w:rsidRPr="002B1C8C">
        <w:rPr>
          <w:rFonts w:asciiTheme="majorHAnsi" w:hAnsiTheme="majorHAnsi"/>
          <w:sz w:val="24"/>
          <w:szCs w:val="24"/>
        </w:rPr>
        <w:t xml:space="preserve">, in which each saccade during search is directed to the location that will maximise the probability of detecting a target. </w:t>
      </w:r>
      <w:r w:rsidR="00DB6DF4" w:rsidRPr="002B1C8C">
        <w:rPr>
          <w:rFonts w:asciiTheme="majorHAnsi" w:hAnsiTheme="majorHAnsi"/>
          <w:sz w:val="24"/>
          <w:szCs w:val="24"/>
        </w:rPr>
        <w:t>A few</w:t>
      </w:r>
      <w:r w:rsidR="00982CC0" w:rsidRPr="002B1C8C">
        <w:rPr>
          <w:rFonts w:asciiTheme="majorHAnsi" w:hAnsiTheme="majorHAnsi"/>
          <w:sz w:val="24"/>
          <w:szCs w:val="24"/>
        </w:rPr>
        <w:t xml:space="preserve"> recent studies, however, contradict</w:t>
      </w:r>
      <w:r w:rsidR="00EC2CA6" w:rsidRPr="002B1C8C">
        <w:rPr>
          <w:rFonts w:asciiTheme="majorHAnsi" w:hAnsiTheme="majorHAnsi"/>
          <w:sz w:val="24"/>
          <w:szCs w:val="24"/>
        </w:rPr>
        <w:t xml:space="preserve"> key assumptions of the optimal </w:t>
      </w:r>
      <w:r w:rsidR="00982CC0" w:rsidRPr="002B1C8C">
        <w:rPr>
          <w:rFonts w:asciiTheme="majorHAnsi" w:hAnsiTheme="majorHAnsi"/>
          <w:sz w:val="24"/>
          <w:szCs w:val="24"/>
        </w:rPr>
        <w:t>search model.</w:t>
      </w:r>
      <w:r w:rsidR="00952A7A" w:rsidRPr="002B1C8C">
        <w:rPr>
          <w:rFonts w:asciiTheme="majorHAnsi" w:hAnsiTheme="majorHAnsi"/>
          <w:sz w:val="24"/>
          <w:szCs w:val="24"/>
        </w:rPr>
        <w:t xml:space="preserve"> </w:t>
      </w:r>
      <w:r w:rsidR="00DB2E88">
        <w:rPr>
          <w:rFonts w:asciiTheme="majorHAnsi" w:hAnsiTheme="majorHAnsi"/>
          <w:sz w:val="24"/>
          <w:szCs w:val="24"/>
        </w:rPr>
        <w:t>N</w:t>
      </w:r>
      <w:r w:rsidR="00982CC0" w:rsidRPr="002B1C8C">
        <w:rPr>
          <w:rFonts w:asciiTheme="majorHAnsi" w:hAnsiTheme="majorHAnsi"/>
          <w:sz w:val="24"/>
          <w:szCs w:val="24"/>
        </w:rPr>
        <w:t>otably, observers appear to be unable to adapt their fixation strategies on a trial-by-trial basis to changes in target frequency</w:t>
      </w:r>
      <w:r w:rsidR="00DB2E88">
        <w:rPr>
          <w:rFonts w:asciiTheme="majorHAnsi" w:hAnsiTheme="majorHAnsi"/>
          <w:sz w:val="24"/>
          <w:szCs w:val="24"/>
        </w:rPr>
        <w:t xml:space="preserve"> (</w:t>
      </w:r>
      <w:r w:rsidR="001A682E">
        <w:rPr>
          <w:rFonts w:asciiTheme="majorHAnsi" w:hAnsiTheme="majorHAnsi"/>
          <w:sz w:val="24"/>
          <w:szCs w:val="24"/>
        </w:rPr>
        <w:t>8</w:t>
      </w:r>
      <w:r w:rsidR="00DB2E88">
        <w:rPr>
          <w:rFonts w:asciiTheme="majorHAnsi" w:hAnsiTheme="majorHAnsi"/>
          <w:sz w:val="24"/>
          <w:szCs w:val="24"/>
        </w:rPr>
        <w:t>)</w:t>
      </w:r>
      <w:r w:rsidR="00982CC0" w:rsidRPr="002B1C8C">
        <w:rPr>
          <w:rFonts w:asciiTheme="majorHAnsi" w:hAnsiTheme="majorHAnsi"/>
          <w:sz w:val="24"/>
          <w:szCs w:val="24"/>
        </w:rPr>
        <w:t>, or to changes in the expected difficulty of detecting the target in the per</w:t>
      </w:r>
      <w:r w:rsidR="00550CB7" w:rsidRPr="002B1C8C">
        <w:rPr>
          <w:rFonts w:asciiTheme="majorHAnsi" w:hAnsiTheme="majorHAnsi"/>
          <w:sz w:val="24"/>
          <w:szCs w:val="24"/>
        </w:rPr>
        <w:t>iphery</w:t>
      </w:r>
      <w:r w:rsidR="00DB2E88">
        <w:rPr>
          <w:rFonts w:asciiTheme="majorHAnsi" w:hAnsiTheme="majorHAnsi"/>
          <w:sz w:val="24"/>
          <w:szCs w:val="24"/>
          <w:vertAlign w:val="superscript"/>
        </w:rPr>
        <w:t xml:space="preserve"> </w:t>
      </w:r>
      <w:r w:rsidR="00DB2E88">
        <w:rPr>
          <w:rFonts w:asciiTheme="majorHAnsi" w:hAnsiTheme="majorHAnsi"/>
          <w:sz w:val="24"/>
          <w:szCs w:val="24"/>
        </w:rPr>
        <w:t>(</w:t>
      </w:r>
      <w:r w:rsidR="001A682E">
        <w:rPr>
          <w:rFonts w:asciiTheme="majorHAnsi" w:hAnsiTheme="majorHAnsi"/>
          <w:sz w:val="24"/>
          <w:szCs w:val="24"/>
        </w:rPr>
        <w:t>9-11</w:t>
      </w:r>
      <w:r w:rsidR="00DB2E88" w:rsidRPr="00C6620B">
        <w:rPr>
          <w:rFonts w:asciiTheme="majorHAnsi" w:hAnsiTheme="majorHAnsi"/>
          <w:color w:val="8064A2" w:themeColor="accent4"/>
          <w:sz w:val="24"/>
          <w:szCs w:val="24"/>
        </w:rPr>
        <w:t>)</w:t>
      </w:r>
      <w:r w:rsidR="00550CB7" w:rsidRPr="00C6620B">
        <w:rPr>
          <w:rFonts w:asciiTheme="majorHAnsi" w:hAnsiTheme="majorHAnsi"/>
          <w:color w:val="8064A2" w:themeColor="accent4"/>
          <w:sz w:val="24"/>
          <w:szCs w:val="24"/>
        </w:rPr>
        <w:t>.</w:t>
      </w:r>
      <w:r w:rsidR="00D356C3" w:rsidRPr="00C6620B">
        <w:rPr>
          <w:rFonts w:asciiTheme="majorHAnsi" w:hAnsiTheme="majorHAnsi"/>
          <w:color w:val="8064A2" w:themeColor="accent4"/>
          <w:sz w:val="24"/>
          <w:szCs w:val="24"/>
        </w:rPr>
        <w:t xml:space="preserve"> </w:t>
      </w:r>
    </w:p>
    <w:p w14:paraId="3CCF4D6B" w14:textId="7E010084" w:rsidR="00EC2CA6" w:rsidRPr="002B1C8C" w:rsidRDefault="00756C35" w:rsidP="00E5044B">
      <w:pPr>
        <w:spacing w:line="480" w:lineRule="auto"/>
        <w:ind w:firstLine="0"/>
        <w:rPr>
          <w:rFonts w:asciiTheme="majorHAnsi" w:hAnsiTheme="majorHAnsi"/>
          <w:sz w:val="24"/>
          <w:szCs w:val="24"/>
        </w:rPr>
      </w:pPr>
      <w:r>
        <w:rPr>
          <w:rFonts w:asciiTheme="majorHAnsi" w:hAnsiTheme="majorHAnsi"/>
          <w:color w:val="8064A2" w:themeColor="accent4"/>
          <w:sz w:val="24"/>
          <w:szCs w:val="24"/>
        </w:rPr>
        <w:t>In seeming contradiction with optimal foraging, selection of e</w:t>
      </w:r>
      <w:r w:rsidR="005C4109">
        <w:rPr>
          <w:rFonts w:asciiTheme="majorHAnsi" w:hAnsiTheme="majorHAnsi"/>
          <w:color w:val="8064A2" w:themeColor="accent4"/>
          <w:sz w:val="24"/>
          <w:szCs w:val="24"/>
        </w:rPr>
        <w:t>ye movements</w:t>
      </w:r>
      <w:r w:rsidR="0078063F" w:rsidRPr="005C4109">
        <w:rPr>
          <w:rFonts w:asciiTheme="majorHAnsi" w:hAnsiTheme="majorHAnsi"/>
          <w:color w:val="8064A2" w:themeColor="accent4"/>
          <w:sz w:val="24"/>
          <w:szCs w:val="24"/>
        </w:rPr>
        <w:t xml:space="preserve"> </w:t>
      </w:r>
      <w:r>
        <w:rPr>
          <w:rFonts w:asciiTheme="majorHAnsi" w:hAnsiTheme="majorHAnsi"/>
          <w:color w:val="8064A2" w:themeColor="accent4"/>
          <w:sz w:val="24"/>
          <w:szCs w:val="24"/>
        </w:rPr>
        <w:t>during search is</w:t>
      </w:r>
      <w:r w:rsidR="005C4109">
        <w:rPr>
          <w:rFonts w:asciiTheme="majorHAnsi" w:hAnsiTheme="majorHAnsi"/>
          <w:color w:val="8064A2" w:themeColor="accent4"/>
          <w:sz w:val="24"/>
          <w:szCs w:val="24"/>
        </w:rPr>
        <w:t xml:space="preserve"> </w:t>
      </w:r>
      <w:r w:rsidR="0078063F" w:rsidRPr="005C4109">
        <w:rPr>
          <w:rFonts w:asciiTheme="majorHAnsi" w:hAnsiTheme="majorHAnsi"/>
          <w:color w:val="8064A2" w:themeColor="accent4"/>
          <w:sz w:val="24"/>
          <w:szCs w:val="24"/>
        </w:rPr>
        <w:t xml:space="preserve">well-described by a stochastic </w:t>
      </w:r>
      <w:r>
        <w:rPr>
          <w:rFonts w:asciiTheme="majorHAnsi" w:hAnsiTheme="majorHAnsi"/>
          <w:color w:val="8064A2" w:themeColor="accent4"/>
          <w:sz w:val="24"/>
          <w:szCs w:val="24"/>
        </w:rPr>
        <w:t>process</w:t>
      </w:r>
      <w:r w:rsidR="0078063F" w:rsidRPr="005C4109">
        <w:rPr>
          <w:rFonts w:asciiTheme="majorHAnsi" w:hAnsiTheme="majorHAnsi"/>
          <w:color w:val="8064A2" w:themeColor="accent4"/>
          <w:sz w:val="24"/>
          <w:szCs w:val="24"/>
        </w:rPr>
        <w:t xml:space="preserve"> (</w:t>
      </w:r>
      <w:r w:rsidR="001A682E">
        <w:rPr>
          <w:rFonts w:asciiTheme="majorHAnsi" w:hAnsiTheme="majorHAnsi"/>
          <w:color w:val="8064A2" w:themeColor="accent4"/>
          <w:sz w:val="24"/>
          <w:szCs w:val="24"/>
        </w:rPr>
        <w:t>12</w:t>
      </w:r>
      <w:r w:rsidR="0078063F" w:rsidRPr="005C4109">
        <w:rPr>
          <w:rFonts w:asciiTheme="majorHAnsi" w:hAnsiTheme="majorHAnsi"/>
          <w:color w:val="8064A2" w:themeColor="accent4"/>
          <w:sz w:val="24"/>
          <w:szCs w:val="24"/>
        </w:rPr>
        <w:t xml:space="preserve">). In this model, each eye movement during search is randomly selected </w:t>
      </w:r>
      <w:r w:rsidR="000A4A24">
        <w:rPr>
          <w:rFonts w:asciiTheme="majorHAnsi" w:hAnsiTheme="majorHAnsi"/>
          <w:color w:val="8064A2" w:themeColor="accent4"/>
          <w:sz w:val="24"/>
          <w:szCs w:val="24"/>
        </w:rPr>
        <w:t xml:space="preserve">from the </w:t>
      </w:r>
      <w:r w:rsidR="0078063F" w:rsidRPr="005C4109">
        <w:rPr>
          <w:rFonts w:asciiTheme="majorHAnsi" w:hAnsiTheme="majorHAnsi"/>
          <w:color w:val="8064A2" w:themeColor="accent4"/>
          <w:sz w:val="24"/>
          <w:szCs w:val="24"/>
        </w:rPr>
        <w:t>populati</w:t>
      </w:r>
      <w:r w:rsidR="000A4A24">
        <w:rPr>
          <w:rFonts w:asciiTheme="majorHAnsi" w:hAnsiTheme="majorHAnsi"/>
          <w:color w:val="8064A2" w:themeColor="accent4"/>
          <w:sz w:val="24"/>
          <w:szCs w:val="24"/>
        </w:rPr>
        <w:t>on of eye movement vectors,</w:t>
      </w:r>
      <w:r w:rsidR="0078063F" w:rsidRPr="005C4109">
        <w:rPr>
          <w:rFonts w:asciiTheme="majorHAnsi" w:hAnsiTheme="majorHAnsi"/>
          <w:color w:val="8064A2" w:themeColor="accent4"/>
          <w:sz w:val="24"/>
          <w:szCs w:val="24"/>
        </w:rPr>
        <w:t xml:space="preserve"> </w:t>
      </w:r>
      <w:r w:rsidR="000A4A24">
        <w:rPr>
          <w:rFonts w:asciiTheme="majorHAnsi" w:hAnsiTheme="majorHAnsi"/>
          <w:color w:val="8064A2" w:themeColor="accent4"/>
          <w:sz w:val="24"/>
          <w:szCs w:val="24"/>
        </w:rPr>
        <w:t xml:space="preserve">loosely constrained by which region of the </w:t>
      </w:r>
      <w:r w:rsidR="0078063F" w:rsidRPr="005C4109">
        <w:rPr>
          <w:rFonts w:asciiTheme="majorHAnsi" w:hAnsiTheme="majorHAnsi"/>
          <w:color w:val="8064A2" w:themeColor="accent4"/>
          <w:sz w:val="24"/>
          <w:szCs w:val="24"/>
        </w:rPr>
        <w:t>search array</w:t>
      </w:r>
      <w:r w:rsidR="000A4A24">
        <w:rPr>
          <w:rFonts w:asciiTheme="majorHAnsi" w:hAnsiTheme="majorHAnsi"/>
          <w:color w:val="8064A2" w:themeColor="accent4"/>
          <w:sz w:val="24"/>
          <w:szCs w:val="24"/>
        </w:rPr>
        <w:t xml:space="preserve"> is currently fixated</w:t>
      </w:r>
      <w:r w:rsidR="0078063F" w:rsidRPr="005C4109">
        <w:rPr>
          <w:rFonts w:asciiTheme="majorHAnsi" w:hAnsiTheme="majorHAnsi"/>
          <w:color w:val="8064A2" w:themeColor="accent4"/>
          <w:sz w:val="24"/>
          <w:szCs w:val="24"/>
        </w:rPr>
        <w:t xml:space="preserve">.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apparent contradiction </w:t>
      </w:r>
      <w:r>
        <w:rPr>
          <w:rFonts w:asciiTheme="majorHAnsi" w:hAnsiTheme="majorHAnsi"/>
          <w:color w:val="8064A2" w:themeColor="accent4"/>
          <w:sz w:val="24"/>
          <w:szCs w:val="24"/>
        </w:rPr>
        <w:t>with an optimal process</w:t>
      </w:r>
      <w:r w:rsidR="0078063F" w:rsidRPr="005C4109">
        <w:rPr>
          <w:rFonts w:asciiTheme="majorHAnsi" w:hAnsiTheme="majorHAnsi"/>
          <w:color w:val="8064A2" w:themeColor="accent4"/>
          <w:sz w:val="24"/>
          <w:szCs w:val="24"/>
        </w:rPr>
        <w:t xml:space="preserve"> can be resolved by the possibility that a combination of experience and evolution has shaped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population of eye movement vectors </w:t>
      </w:r>
      <w:r w:rsidR="005C4109">
        <w:rPr>
          <w:rFonts w:asciiTheme="majorHAnsi" w:hAnsiTheme="majorHAnsi"/>
          <w:color w:val="8064A2" w:themeColor="accent4"/>
          <w:sz w:val="24"/>
          <w:szCs w:val="24"/>
        </w:rPr>
        <w:t>to</w:t>
      </w:r>
      <w:r w:rsidR="0078063F" w:rsidRPr="005C4109">
        <w:rPr>
          <w:rFonts w:asciiTheme="majorHAnsi" w:hAnsiTheme="majorHAnsi"/>
          <w:color w:val="8064A2" w:themeColor="accent4"/>
          <w:sz w:val="24"/>
          <w:szCs w:val="24"/>
        </w:rPr>
        <w:t xml:space="preserve"> produce </w:t>
      </w:r>
      <w:r>
        <w:rPr>
          <w:rFonts w:asciiTheme="majorHAnsi" w:hAnsiTheme="majorHAnsi"/>
          <w:color w:val="8064A2" w:themeColor="accent4"/>
          <w:sz w:val="24"/>
          <w:szCs w:val="24"/>
        </w:rPr>
        <w:t xml:space="preserve">relatively </w:t>
      </w:r>
      <w:r w:rsidR="0078063F" w:rsidRPr="005C4109">
        <w:rPr>
          <w:rFonts w:asciiTheme="majorHAnsi" w:hAnsiTheme="majorHAnsi"/>
          <w:color w:val="8064A2" w:themeColor="accent4"/>
          <w:sz w:val="24"/>
          <w:szCs w:val="24"/>
        </w:rPr>
        <w:t>efficient search, without the need for complex calculati</w:t>
      </w:r>
      <w:r w:rsidR="00EF31C6" w:rsidRPr="005C4109">
        <w:rPr>
          <w:rFonts w:asciiTheme="majorHAnsi" w:hAnsiTheme="majorHAnsi"/>
          <w:color w:val="8064A2" w:themeColor="accent4"/>
          <w:sz w:val="24"/>
          <w:szCs w:val="24"/>
        </w:rPr>
        <w:t xml:space="preserve">ons </w:t>
      </w:r>
      <w:r w:rsidR="0078063F" w:rsidRPr="005C4109">
        <w:rPr>
          <w:rFonts w:asciiTheme="majorHAnsi" w:hAnsiTheme="majorHAnsi"/>
          <w:color w:val="8064A2" w:themeColor="accent4"/>
          <w:sz w:val="24"/>
          <w:szCs w:val="24"/>
        </w:rPr>
        <w:t xml:space="preserve">that </w:t>
      </w:r>
      <w:r w:rsidR="00EF31C6" w:rsidRPr="005C4109">
        <w:rPr>
          <w:rFonts w:asciiTheme="majorHAnsi" w:hAnsiTheme="majorHAnsi"/>
          <w:color w:val="8064A2" w:themeColor="accent4"/>
          <w:sz w:val="24"/>
          <w:szCs w:val="24"/>
        </w:rPr>
        <w:t>must take into account information that can be difficult to estimate under most circumstances, such as expected target visibility across the retina</w:t>
      </w:r>
      <w:r w:rsidR="0078063F" w:rsidRPr="005C4109">
        <w:rPr>
          <w:rFonts w:asciiTheme="majorHAnsi" w:hAnsiTheme="majorHAnsi"/>
          <w:color w:val="8064A2" w:themeColor="accent4"/>
          <w:sz w:val="24"/>
          <w:szCs w:val="24"/>
        </w:rPr>
        <w:t xml:space="preserve">. </w:t>
      </w:r>
      <w:r w:rsidR="005C4109" w:rsidRPr="005C4109">
        <w:rPr>
          <w:rFonts w:asciiTheme="majorHAnsi" w:hAnsiTheme="majorHAnsi"/>
          <w:color w:val="8064A2" w:themeColor="accent4"/>
          <w:sz w:val="24"/>
          <w:szCs w:val="24"/>
        </w:rPr>
        <w:t xml:space="preserve">Eye movements can thereby </w:t>
      </w:r>
      <w:r w:rsidR="005C4109" w:rsidRPr="005C4109">
        <w:rPr>
          <w:rFonts w:asciiTheme="majorHAnsi" w:hAnsiTheme="majorHAnsi"/>
          <w:i/>
          <w:color w:val="8064A2" w:themeColor="accent4"/>
          <w:sz w:val="24"/>
          <w:szCs w:val="24"/>
        </w:rPr>
        <w:t>appear</w:t>
      </w:r>
      <w:r w:rsidR="005C4109" w:rsidRPr="005C4109">
        <w:rPr>
          <w:rFonts w:asciiTheme="majorHAnsi" w:hAnsiTheme="majorHAnsi"/>
          <w:color w:val="8064A2" w:themeColor="accent4"/>
          <w:sz w:val="24"/>
          <w:szCs w:val="24"/>
        </w:rPr>
        <w:t xml:space="preserve"> optimal, even though the underlying process </w:t>
      </w:r>
      <w:r w:rsidR="005C4109">
        <w:rPr>
          <w:rFonts w:asciiTheme="majorHAnsi" w:hAnsiTheme="majorHAnsi"/>
          <w:color w:val="8064A2" w:themeColor="accent4"/>
          <w:sz w:val="24"/>
          <w:szCs w:val="24"/>
        </w:rPr>
        <w:t xml:space="preserve">driving them </w:t>
      </w:r>
      <w:r w:rsidR="005C4109" w:rsidRPr="005C4109">
        <w:rPr>
          <w:rFonts w:asciiTheme="majorHAnsi" w:hAnsiTheme="majorHAnsi"/>
          <w:color w:val="8064A2" w:themeColor="accent4"/>
          <w:sz w:val="24"/>
          <w:szCs w:val="24"/>
        </w:rPr>
        <w:t>is a far simpler heuristic.</w:t>
      </w:r>
      <w:r w:rsidR="005C4109">
        <w:rPr>
          <w:rFonts w:asciiTheme="majorHAnsi" w:hAnsiTheme="majorHAnsi"/>
          <w:color w:val="8064A2" w:themeColor="accent4"/>
          <w:sz w:val="24"/>
          <w:szCs w:val="24"/>
        </w:rPr>
        <w:t xml:space="preserve"> </w:t>
      </w:r>
    </w:p>
    <w:p w14:paraId="53273B07" w14:textId="35579A18" w:rsidR="00606F14" w:rsidRDefault="002738B6" w:rsidP="00606F14">
      <w:pPr>
        <w:spacing w:line="480" w:lineRule="auto"/>
        <w:ind w:firstLine="0"/>
        <w:rPr>
          <w:rFonts w:asciiTheme="majorHAnsi" w:hAnsiTheme="majorHAnsi"/>
          <w:sz w:val="24"/>
          <w:szCs w:val="24"/>
        </w:rPr>
      </w:pPr>
      <w:r w:rsidRPr="00A6225D">
        <w:rPr>
          <w:rFonts w:asciiTheme="majorHAnsi" w:hAnsiTheme="majorHAnsi"/>
          <w:color w:val="8064A2" w:themeColor="accent4"/>
          <w:sz w:val="24"/>
          <w:szCs w:val="24"/>
        </w:rPr>
        <w:t xml:space="preserve">In summary, </w:t>
      </w:r>
      <w:r w:rsidR="005C4109" w:rsidRPr="00A6225D">
        <w:rPr>
          <w:rFonts w:asciiTheme="majorHAnsi" w:hAnsiTheme="majorHAnsi"/>
          <w:color w:val="8064A2" w:themeColor="accent4"/>
          <w:sz w:val="24"/>
          <w:szCs w:val="24"/>
        </w:rPr>
        <w:t xml:space="preserve">we have two </w:t>
      </w:r>
      <w:r w:rsidR="00A6225D">
        <w:rPr>
          <w:rFonts w:asciiTheme="majorHAnsi" w:hAnsiTheme="majorHAnsi"/>
          <w:color w:val="8064A2" w:themeColor="accent4"/>
          <w:sz w:val="24"/>
          <w:szCs w:val="24"/>
        </w:rPr>
        <w:t xml:space="preserve">very different </w:t>
      </w:r>
      <w:r w:rsidR="005C4109" w:rsidRPr="00A6225D">
        <w:rPr>
          <w:rFonts w:asciiTheme="majorHAnsi" w:hAnsiTheme="majorHAnsi"/>
          <w:color w:val="8064A2" w:themeColor="accent4"/>
          <w:sz w:val="24"/>
          <w:szCs w:val="24"/>
        </w:rPr>
        <w:t>computational models that are both capable of describ</w:t>
      </w:r>
      <w:r w:rsidRPr="00A6225D">
        <w:rPr>
          <w:rFonts w:asciiTheme="majorHAnsi" w:hAnsiTheme="majorHAnsi"/>
          <w:color w:val="8064A2" w:themeColor="accent4"/>
          <w:sz w:val="24"/>
          <w:szCs w:val="24"/>
        </w:rPr>
        <w:t>ing eye movements during sear</w:t>
      </w:r>
      <w:r w:rsidR="00A6225D">
        <w:rPr>
          <w:rFonts w:asciiTheme="majorHAnsi" w:hAnsiTheme="majorHAnsi"/>
          <w:color w:val="8064A2" w:themeColor="accent4"/>
          <w:sz w:val="24"/>
          <w:szCs w:val="24"/>
        </w:rPr>
        <w:t>ch. To discriminate between these two models</w:t>
      </w:r>
      <w:r w:rsidRPr="00A6225D">
        <w:rPr>
          <w:rFonts w:asciiTheme="majorHAnsi" w:hAnsiTheme="majorHAnsi"/>
          <w:color w:val="8064A2" w:themeColor="accent4"/>
          <w:sz w:val="24"/>
          <w:szCs w:val="24"/>
        </w:rPr>
        <w:t>,</w:t>
      </w:r>
      <w:r w:rsidR="005C4109" w:rsidRPr="00A6225D">
        <w:rPr>
          <w:rFonts w:asciiTheme="majorHAnsi" w:hAnsiTheme="majorHAnsi"/>
          <w:color w:val="8064A2" w:themeColor="accent4"/>
          <w:sz w:val="24"/>
          <w:szCs w:val="24"/>
        </w:rPr>
        <w:t xml:space="preserve"> here we </w:t>
      </w:r>
      <w:r w:rsidR="00982CC0" w:rsidRPr="00A6225D">
        <w:rPr>
          <w:rFonts w:asciiTheme="majorHAnsi" w:hAnsiTheme="majorHAnsi"/>
          <w:color w:val="8064A2" w:themeColor="accent4"/>
          <w:sz w:val="24"/>
          <w:szCs w:val="24"/>
        </w:rPr>
        <w:t>test a straightforward prediction of an optimal search model:</w:t>
      </w:r>
      <w:r w:rsidR="00A6225D">
        <w:rPr>
          <w:rFonts w:asciiTheme="majorHAnsi" w:hAnsiTheme="majorHAnsi"/>
          <w:color w:val="8064A2" w:themeColor="accent4"/>
          <w:sz w:val="24"/>
          <w:szCs w:val="24"/>
        </w:rPr>
        <w:t xml:space="preserve"> eye movements should be directed to locations that yield the most information.</w:t>
      </w:r>
      <w:r w:rsidR="00982CC0" w:rsidRPr="00A6225D">
        <w:rPr>
          <w:rFonts w:asciiTheme="majorHAnsi" w:hAnsiTheme="majorHAnsi"/>
          <w:color w:val="8064A2" w:themeColor="accent4"/>
          <w:sz w:val="24"/>
          <w:szCs w:val="24"/>
        </w:rPr>
        <w:t xml:space="preserve"> </w:t>
      </w:r>
      <w:r w:rsidR="00A6225D">
        <w:rPr>
          <w:rFonts w:asciiTheme="majorHAnsi" w:hAnsiTheme="majorHAnsi"/>
          <w:color w:val="8064A2" w:themeColor="accent4"/>
          <w:sz w:val="24"/>
          <w:szCs w:val="24"/>
        </w:rPr>
        <w:t>W</w:t>
      </w:r>
      <w:r w:rsidR="00982CC0" w:rsidRPr="002B1C8C">
        <w:rPr>
          <w:rFonts w:asciiTheme="majorHAnsi" w:hAnsiTheme="majorHAnsi"/>
          <w:sz w:val="24"/>
          <w:szCs w:val="24"/>
        </w:rPr>
        <w:t xml:space="preserve">hen faced with the search array depicted in Figure 1, and instructed to search for a line oriented 45˚ to the right, </w:t>
      </w:r>
      <w:r w:rsidR="00A6225D">
        <w:rPr>
          <w:rFonts w:asciiTheme="majorHAnsi" w:hAnsiTheme="majorHAnsi"/>
          <w:sz w:val="24"/>
          <w:szCs w:val="24"/>
        </w:rPr>
        <w:t xml:space="preserve">optimal </w:t>
      </w:r>
      <w:r w:rsidR="00982CC0" w:rsidRPr="002B1C8C">
        <w:rPr>
          <w:rFonts w:asciiTheme="majorHAnsi" w:hAnsiTheme="majorHAnsi"/>
          <w:sz w:val="24"/>
          <w:szCs w:val="24"/>
        </w:rPr>
        <w:t xml:space="preserve">observers should only make fixations to the more heterogeneous half of the array. If the target </w:t>
      </w:r>
      <w:r w:rsidR="003671D6" w:rsidRPr="002B1C8C">
        <w:rPr>
          <w:rFonts w:asciiTheme="majorHAnsi" w:hAnsiTheme="majorHAnsi"/>
          <w:sz w:val="24"/>
          <w:szCs w:val="24"/>
        </w:rPr>
        <w:t>were</w:t>
      </w:r>
      <w:r w:rsidR="00982CC0" w:rsidRPr="002B1C8C">
        <w:rPr>
          <w:rFonts w:asciiTheme="majorHAnsi" w:hAnsiTheme="majorHAnsi"/>
          <w:sz w:val="24"/>
          <w:szCs w:val="24"/>
        </w:rPr>
        <w:t xml:space="preserve"> on the more homogeneous side of the array, </w:t>
      </w:r>
      <w:r w:rsidR="00F249A4" w:rsidRPr="002B1C8C">
        <w:rPr>
          <w:rFonts w:asciiTheme="majorHAnsi" w:hAnsiTheme="majorHAnsi"/>
          <w:sz w:val="24"/>
          <w:szCs w:val="24"/>
        </w:rPr>
        <w:t xml:space="preserve">it </w:t>
      </w:r>
      <w:r w:rsidR="00982CC0" w:rsidRPr="002B1C8C">
        <w:rPr>
          <w:rFonts w:asciiTheme="majorHAnsi" w:hAnsiTheme="majorHAnsi"/>
          <w:sz w:val="24"/>
          <w:szCs w:val="24"/>
        </w:rPr>
        <w:t xml:space="preserve">would be easily detected using peripheral </w:t>
      </w:r>
      <w:r w:rsidR="00982CC0" w:rsidRPr="002B1C8C">
        <w:rPr>
          <w:rFonts w:asciiTheme="majorHAnsi" w:hAnsiTheme="majorHAnsi"/>
          <w:sz w:val="24"/>
          <w:szCs w:val="24"/>
        </w:rPr>
        <w:lastRenderedPageBreak/>
        <w:t>vision</w:t>
      </w:r>
      <w:r w:rsidR="00F249A4" w:rsidRPr="002B1C8C">
        <w:rPr>
          <w:rFonts w:asciiTheme="majorHAnsi" w:hAnsiTheme="majorHAnsi"/>
          <w:sz w:val="24"/>
          <w:szCs w:val="24"/>
        </w:rPr>
        <w:t>, making fixations to that side superfluous</w:t>
      </w:r>
      <w:r w:rsidR="000B6B8A">
        <w:rPr>
          <w:rFonts w:asciiTheme="majorHAnsi" w:hAnsiTheme="majorHAnsi"/>
          <w:sz w:val="24"/>
          <w:szCs w:val="24"/>
        </w:rPr>
        <w:t xml:space="preserve"> (details of a pilot study checking the suitability of ou</w:t>
      </w:r>
      <w:r w:rsidR="0023370F">
        <w:rPr>
          <w:rFonts w:asciiTheme="majorHAnsi" w:hAnsiTheme="majorHAnsi"/>
          <w:sz w:val="24"/>
          <w:szCs w:val="24"/>
        </w:rPr>
        <w:t>r</w:t>
      </w:r>
      <w:r w:rsidR="000B6B8A">
        <w:rPr>
          <w:rFonts w:asciiTheme="majorHAnsi" w:hAnsiTheme="majorHAnsi"/>
          <w:sz w:val="24"/>
          <w:szCs w:val="24"/>
        </w:rPr>
        <w:t xml:space="preserve"> stimuli are given in the Supplementary Materials)</w:t>
      </w:r>
      <w:r w:rsidR="00FA29BA" w:rsidRPr="002B1C8C">
        <w:rPr>
          <w:rFonts w:asciiTheme="majorHAnsi" w:hAnsiTheme="majorHAnsi"/>
          <w:sz w:val="24"/>
          <w:szCs w:val="24"/>
        </w:rPr>
        <w:t>.</w:t>
      </w:r>
      <w:r w:rsidR="00F02289" w:rsidRPr="002B1C8C">
        <w:rPr>
          <w:rFonts w:asciiTheme="majorHAnsi" w:hAnsiTheme="majorHAnsi"/>
          <w:sz w:val="24"/>
          <w:szCs w:val="24"/>
        </w:rPr>
        <w:t xml:space="preserve"> If search is optimal, </w:t>
      </w:r>
      <w:r w:rsidR="00A6225D">
        <w:rPr>
          <w:rFonts w:asciiTheme="majorHAnsi" w:hAnsiTheme="majorHAnsi"/>
          <w:sz w:val="24"/>
          <w:szCs w:val="24"/>
        </w:rPr>
        <w:t xml:space="preserve">therefore, </w:t>
      </w:r>
      <w:r w:rsidR="00F02289" w:rsidRPr="002B1C8C">
        <w:rPr>
          <w:rFonts w:asciiTheme="majorHAnsi" w:hAnsiTheme="majorHAnsi"/>
          <w:sz w:val="24"/>
          <w:szCs w:val="24"/>
        </w:rPr>
        <w:t>the proportion of fixations directed to the heterogeneous side on any given trial should be 1, because inspection of the homogeneous side will provide no additional information about the target location.</w:t>
      </w:r>
      <w:r w:rsidR="00E1569B">
        <w:rPr>
          <w:rFonts w:asciiTheme="majorHAnsi" w:hAnsiTheme="majorHAnsi"/>
          <w:sz w:val="24"/>
          <w:szCs w:val="24"/>
        </w:rPr>
        <w:t xml:space="preserve"> This prediction </w:t>
      </w:r>
      <w:r w:rsidR="000B6B8A">
        <w:rPr>
          <w:rFonts w:asciiTheme="majorHAnsi" w:hAnsiTheme="majorHAnsi"/>
          <w:sz w:val="24"/>
          <w:szCs w:val="24"/>
        </w:rPr>
        <w:t xml:space="preserve">is tested in Experiment 1. </w:t>
      </w:r>
    </w:p>
    <w:p w14:paraId="360001E7" w14:textId="707DAD42" w:rsidR="00326DCC" w:rsidRDefault="00606F14" w:rsidP="00453244">
      <w:pPr>
        <w:spacing w:line="480" w:lineRule="auto"/>
        <w:ind w:firstLine="0"/>
        <w:jc w:val="center"/>
        <w:rPr>
          <w:rFonts w:asciiTheme="majorHAnsi" w:hAnsiTheme="majorHAnsi"/>
          <w:sz w:val="24"/>
          <w:szCs w:val="24"/>
        </w:rPr>
      </w:pPr>
      <w:r>
        <w:rPr>
          <w:rFonts w:asciiTheme="majorHAnsi" w:hAnsiTheme="majorHAnsi"/>
          <w:sz w:val="24"/>
          <w:szCs w:val="24"/>
        </w:rPr>
        <w:t>Experiment 1</w:t>
      </w:r>
    </w:p>
    <w:p w14:paraId="2815D79C" w14:textId="4E33BBE6" w:rsidR="002B1C8C" w:rsidRPr="00E5044B" w:rsidRDefault="00CF28C7" w:rsidP="00E5044B">
      <w:pPr>
        <w:pStyle w:val="Heading2"/>
        <w:spacing w:line="480" w:lineRule="auto"/>
        <w:rPr>
          <w:b/>
          <w:sz w:val="24"/>
          <w:szCs w:val="24"/>
        </w:rPr>
      </w:pPr>
      <w:r>
        <w:rPr>
          <w:b/>
          <w:sz w:val="24"/>
          <w:szCs w:val="24"/>
        </w:rPr>
        <w:t>Methods</w:t>
      </w:r>
    </w:p>
    <w:p w14:paraId="26962F31" w14:textId="048746F2" w:rsidR="00F02289" w:rsidRPr="002B1C8C" w:rsidRDefault="009940D8"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i/>
          <w:sz w:val="24"/>
          <w:szCs w:val="24"/>
        </w:rPr>
        <w:t xml:space="preserve"> </w:t>
      </w:r>
      <w:r w:rsidRPr="002B1C8C">
        <w:rPr>
          <w:rFonts w:asciiTheme="majorHAnsi" w:hAnsiTheme="majorHAnsi"/>
          <w:sz w:val="24"/>
          <w:szCs w:val="24"/>
        </w:rPr>
        <w:t>Fourteen participants (females=10; age range =20-38; mean age=2</w:t>
      </w:r>
      <w:r w:rsidR="00C57C75">
        <w:rPr>
          <w:rFonts w:asciiTheme="majorHAnsi" w:hAnsiTheme="majorHAnsi"/>
          <w:sz w:val="24"/>
          <w:szCs w:val="24"/>
        </w:rPr>
        <w:t xml:space="preserve">5.12) completed </w:t>
      </w:r>
      <w:r w:rsidR="00606F14">
        <w:rPr>
          <w:rFonts w:asciiTheme="majorHAnsi" w:hAnsiTheme="majorHAnsi"/>
          <w:sz w:val="24"/>
          <w:szCs w:val="24"/>
        </w:rPr>
        <w:t>the e</w:t>
      </w:r>
      <w:r w:rsidR="00C57C75">
        <w:rPr>
          <w:rFonts w:asciiTheme="majorHAnsi" w:hAnsiTheme="majorHAnsi"/>
          <w:sz w:val="24"/>
          <w:szCs w:val="24"/>
        </w:rPr>
        <w:t xml:space="preserve">xperiment. </w:t>
      </w:r>
      <w:r w:rsidR="00BA3B0E">
        <w:rPr>
          <w:rFonts w:asciiTheme="majorHAnsi" w:hAnsiTheme="majorHAnsi"/>
          <w:sz w:val="24"/>
          <w:szCs w:val="24"/>
        </w:rPr>
        <w:t xml:space="preserve">Previous seminal experiments on this topic had a very small </w:t>
      </w:r>
      <w:r w:rsidR="00D453BC">
        <w:rPr>
          <w:rFonts w:asciiTheme="majorHAnsi" w:hAnsiTheme="majorHAnsi"/>
          <w:sz w:val="24"/>
          <w:szCs w:val="24"/>
        </w:rPr>
        <w:t>numbers of participants</w:t>
      </w:r>
      <w:r w:rsidR="00BA3B0E">
        <w:rPr>
          <w:rFonts w:asciiTheme="majorHAnsi" w:hAnsiTheme="majorHAnsi"/>
          <w:sz w:val="24"/>
          <w:szCs w:val="24"/>
        </w:rPr>
        <w:t xml:space="preserve"> </w:t>
      </w:r>
      <w:r w:rsidR="00D453BC">
        <w:rPr>
          <w:rFonts w:asciiTheme="majorHAnsi" w:hAnsiTheme="majorHAnsi"/>
          <w:sz w:val="24"/>
          <w:szCs w:val="24"/>
        </w:rPr>
        <w:t>(</w:t>
      </w:r>
      <w:r w:rsidR="00D453BC" w:rsidRPr="00DA3775">
        <w:rPr>
          <w:rFonts w:asciiTheme="majorHAnsi" w:hAnsiTheme="majorHAnsi"/>
          <w:sz w:val="24"/>
          <w:szCs w:val="24"/>
        </w:rPr>
        <w:t xml:space="preserve">e.g. N=2 in </w:t>
      </w:r>
      <w:r w:rsidR="001A682E" w:rsidRPr="00DA3775">
        <w:rPr>
          <w:rFonts w:asciiTheme="majorHAnsi" w:hAnsiTheme="majorHAnsi"/>
          <w:sz w:val="24"/>
          <w:szCs w:val="24"/>
        </w:rPr>
        <w:t>(6)</w:t>
      </w:r>
      <w:r w:rsidR="00D453BC" w:rsidRPr="00DA3775">
        <w:rPr>
          <w:rFonts w:asciiTheme="majorHAnsi" w:hAnsiTheme="majorHAnsi"/>
          <w:sz w:val="24"/>
          <w:szCs w:val="24"/>
        </w:rPr>
        <w:t xml:space="preserve">; N=4 </w:t>
      </w:r>
      <w:proofErr w:type="gramStart"/>
      <w:r w:rsidR="00D453BC" w:rsidRPr="00DA3775">
        <w:rPr>
          <w:rFonts w:asciiTheme="majorHAnsi" w:hAnsiTheme="majorHAnsi"/>
          <w:sz w:val="24"/>
          <w:szCs w:val="24"/>
        </w:rPr>
        <w:t>in</w:t>
      </w:r>
      <w:r w:rsidR="001A682E" w:rsidRPr="00DA3775">
        <w:rPr>
          <w:rFonts w:asciiTheme="majorHAnsi" w:hAnsiTheme="majorHAnsi"/>
          <w:sz w:val="24"/>
          <w:szCs w:val="24"/>
        </w:rPr>
        <w:t>(</w:t>
      </w:r>
      <w:proofErr w:type="gramEnd"/>
      <w:r w:rsidR="001A682E" w:rsidRPr="00DA3775">
        <w:rPr>
          <w:rFonts w:asciiTheme="majorHAnsi" w:hAnsiTheme="majorHAnsi"/>
          <w:sz w:val="24"/>
          <w:szCs w:val="24"/>
        </w:rPr>
        <w:t>9)</w:t>
      </w:r>
      <w:r w:rsidR="00D453BC" w:rsidRPr="00DA3775">
        <w:rPr>
          <w:rFonts w:asciiTheme="majorHAnsi" w:hAnsiTheme="majorHAnsi"/>
          <w:sz w:val="24"/>
          <w:szCs w:val="24"/>
        </w:rPr>
        <w:t>)</w:t>
      </w:r>
      <w:r w:rsidR="00D453BC">
        <w:rPr>
          <w:rFonts w:asciiTheme="majorHAnsi" w:hAnsiTheme="majorHAnsi"/>
          <w:sz w:val="24"/>
          <w:szCs w:val="24"/>
        </w:rPr>
        <w:t xml:space="preserve"> </w:t>
      </w:r>
      <w:r w:rsidR="00BA3B0E">
        <w:rPr>
          <w:rFonts w:asciiTheme="majorHAnsi" w:hAnsiTheme="majorHAnsi"/>
          <w:sz w:val="24"/>
          <w:szCs w:val="24"/>
        </w:rPr>
        <w:t xml:space="preserve">but report </w:t>
      </w:r>
      <w:r w:rsidR="00D453BC">
        <w:rPr>
          <w:rFonts w:asciiTheme="majorHAnsi" w:hAnsiTheme="majorHAnsi"/>
          <w:sz w:val="24"/>
          <w:szCs w:val="24"/>
        </w:rPr>
        <w:t>results from indi</w:t>
      </w:r>
      <w:r w:rsidR="00BA3B0E">
        <w:rPr>
          <w:rFonts w:asciiTheme="majorHAnsi" w:hAnsiTheme="majorHAnsi"/>
          <w:sz w:val="24"/>
          <w:szCs w:val="24"/>
        </w:rPr>
        <w:t>viduals separately</w:t>
      </w:r>
      <w:r w:rsidR="00D453BC">
        <w:rPr>
          <w:rFonts w:asciiTheme="majorHAnsi" w:hAnsiTheme="majorHAnsi"/>
          <w:sz w:val="24"/>
          <w:szCs w:val="24"/>
        </w:rPr>
        <w:t xml:space="preserve"> rather than averaging them</w:t>
      </w:r>
      <w:r w:rsidR="00BA3B0E">
        <w:rPr>
          <w:rFonts w:asciiTheme="majorHAnsi" w:hAnsiTheme="majorHAnsi"/>
          <w:sz w:val="24"/>
          <w:szCs w:val="24"/>
        </w:rPr>
        <w:t xml:space="preserve">. Our sample is larger, but </w:t>
      </w:r>
      <w:r w:rsidR="00D453BC">
        <w:rPr>
          <w:rFonts w:asciiTheme="majorHAnsi" w:hAnsiTheme="majorHAnsi"/>
          <w:sz w:val="24"/>
          <w:szCs w:val="24"/>
        </w:rPr>
        <w:t>we maintain</w:t>
      </w:r>
      <w:r w:rsidR="00BA3B0E">
        <w:rPr>
          <w:rFonts w:asciiTheme="majorHAnsi" w:hAnsiTheme="majorHAnsi"/>
          <w:sz w:val="24"/>
          <w:szCs w:val="24"/>
        </w:rPr>
        <w:t xml:space="preserve"> the approach of reporting individual differences</w:t>
      </w:r>
      <w:r w:rsidR="0062646D">
        <w:rPr>
          <w:rFonts w:asciiTheme="majorHAnsi" w:hAnsiTheme="majorHAnsi"/>
          <w:sz w:val="24"/>
          <w:szCs w:val="24"/>
        </w:rPr>
        <w:t xml:space="preserve"> (as in </w:t>
      </w:r>
      <w:r w:rsidR="001A682E">
        <w:rPr>
          <w:rFonts w:asciiTheme="majorHAnsi" w:hAnsiTheme="majorHAnsi"/>
          <w:sz w:val="24"/>
          <w:szCs w:val="24"/>
        </w:rPr>
        <w:t>(10</w:t>
      </w:r>
      <w:r w:rsidR="00CA3CB4">
        <w:rPr>
          <w:rFonts w:asciiTheme="majorHAnsi" w:hAnsiTheme="majorHAnsi"/>
          <w:sz w:val="24"/>
          <w:szCs w:val="24"/>
        </w:rPr>
        <w:t>)).</w:t>
      </w:r>
      <w:r w:rsidR="00BA3B0E">
        <w:rPr>
          <w:rFonts w:asciiTheme="majorHAnsi" w:hAnsiTheme="majorHAnsi"/>
          <w:sz w:val="24"/>
          <w:szCs w:val="24"/>
        </w:rPr>
        <w:t xml:space="preserve"> </w:t>
      </w:r>
    </w:p>
    <w:p w14:paraId="02B00354" w14:textId="7C4BFF89" w:rsidR="009E6C11" w:rsidRPr="009E6C11" w:rsidRDefault="009940D8" w:rsidP="009E6C11">
      <w:pPr>
        <w:spacing w:line="480" w:lineRule="auto"/>
        <w:ind w:firstLine="0"/>
        <w:rPr>
          <w:rFonts w:asciiTheme="majorHAnsi" w:hAnsiTheme="majorHAnsi"/>
          <w:i/>
          <w:sz w:val="24"/>
          <w:szCs w:val="24"/>
          <w:u w:val="single"/>
        </w:rPr>
      </w:pPr>
      <w:r w:rsidRPr="002B1C8C">
        <w:rPr>
          <w:rFonts w:asciiTheme="majorHAnsi" w:hAnsiTheme="majorHAnsi"/>
          <w:i/>
          <w:sz w:val="24"/>
          <w:szCs w:val="24"/>
          <w:u w:val="single"/>
        </w:rPr>
        <w:t>Apparatus</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9E6C11" w:rsidRPr="002B1C8C">
        <w:rPr>
          <w:rFonts w:asciiTheme="majorHAnsi" w:hAnsiTheme="majorHAnsi"/>
          <w:sz w:val="24"/>
          <w:szCs w:val="24"/>
        </w:rPr>
        <w:t xml:space="preserve">The display was presented on a 17inch CRT monitor with a resolution of 1024x768. Stimulus generation, presentation and data collection were controlled by </w:t>
      </w:r>
      <w:proofErr w:type="spellStart"/>
      <w:r w:rsidR="009E6C11" w:rsidRPr="002B1C8C">
        <w:rPr>
          <w:rFonts w:asciiTheme="majorHAnsi" w:hAnsiTheme="majorHAnsi"/>
          <w:sz w:val="24"/>
          <w:szCs w:val="24"/>
        </w:rPr>
        <w:t>Matlab</w:t>
      </w:r>
      <w:proofErr w:type="spellEnd"/>
      <w:r w:rsidR="009E6C11" w:rsidRPr="002B1C8C">
        <w:rPr>
          <w:rFonts w:asciiTheme="majorHAnsi" w:hAnsiTheme="majorHAnsi"/>
          <w:sz w:val="24"/>
          <w:szCs w:val="24"/>
        </w:rPr>
        <w:t xml:space="preserve"> and psychophysics toolbox</w:t>
      </w:r>
      <w:r w:rsidR="009E6C11">
        <w:rPr>
          <w:rFonts w:asciiTheme="majorHAnsi" w:hAnsiTheme="majorHAnsi"/>
          <w:sz w:val="24"/>
          <w:szCs w:val="24"/>
        </w:rPr>
        <w:t xml:space="preserve"> (</w:t>
      </w:r>
      <w:r w:rsidR="001A682E">
        <w:rPr>
          <w:rFonts w:asciiTheme="majorHAnsi" w:hAnsiTheme="majorHAnsi"/>
          <w:sz w:val="24"/>
          <w:szCs w:val="24"/>
        </w:rPr>
        <w:t>13, 14</w:t>
      </w:r>
      <w:r w:rsidR="009E6C11">
        <w:rPr>
          <w:rFonts w:asciiTheme="majorHAnsi" w:hAnsiTheme="majorHAnsi"/>
          <w:sz w:val="24"/>
          <w:szCs w:val="24"/>
        </w:rPr>
        <w:t>)</w:t>
      </w:r>
      <w:r w:rsidR="009E6C11" w:rsidRPr="002B1C8C">
        <w:rPr>
          <w:rFonts w:asciiTheme="majorHAnsi" w:hAnsiTheme="majorHAnsi"/>
          <w:sz w:val="24"/>
          <w:szCs w:val="24"/>
        </w:rPr>
        <w:t xml:space="preserve"> run on a </w:t>
      </w:r>
      <w:proofErr w:type="spellStart"/>
      <w:r w:rsidR="009E6C11" w:rsidRPr="002B1C8C">
        <w:rPr>
          <w:rFonts w:asciiTheme="majorHAnsi" w:hAnsiTheme="majorHAnsi"/>
          <w:sz w:val="24"/>
          <w:szCs w:val="24"/>
        </w:rPr>
        <w:t>Powermac</w:t>
      </w:r>
      <w:proofErr w:type="spellEnd"/>
      <w:r w:rsidR="009E6C11" w:rsidRPr="002B1C8C">
        <w:rPr>
          <w:rFonts w:asciiTheme="majorHAnsi" w:hAnsiTheme="majorHAnsi"/>
          <w:sz w:val="24"/>
          <w:szCs w:val="24"/>
        </w:rPr>
        <w:t xml:space="preserve">. The position of the dominant eye was recorded using a desktop-mounted </w:t>
      </w:r>
      <w:proofErr w:type="spellStart"/>
      <w:r w:rsidR="009E6C11" w:rsidRPr="002B1C8C">
        <w:rPr>
          <w:rFonts w:asciiTheme="majorHAnsi" w:hAnsiTheme="majorHAnsi"/>
          <w:sz w:val="24"/>
          <w:szCs w:val="24"/>
        </w:rPr>
        <w:t>EyeLink</w:t>
      </w:r>
      <w:proofErr w:type="spellEnd"/>
      <w:r w:rsidR="009E6C11" w:rsidRPr="002B1C8C">
        <w:rPr>
          <w:rFonts w:asciiTheme="majorHAnsi" w:hAnsiTheme="majorHAnsi"/>
          <w:sz w:val="24"/>
          <w:szCs w:val="24"/>
        </w:rPr>
        <w:t xml:space="preserve"> 1000 eye tracker (SR Research, Canada) sampling eye position at 1000Hz. </w:t>
      </w:r>
    </w:p>
    <w:p w14:paraId="62DC8C2E" w14:textId="51E7A762" w:rsidR="00467CA1" w:rsidRDefault="009E6C11" w:rsidP="00467CA1">
      <w:pPr>
        <w:spacing w:line="480" w:lineRule="auto"/>
        <w:ind w:firstLine="0"/>
        <w:rPr>
          <w:rFonts w:asciiTheme="majorHAnsi" w:hAnsiTheme="majorHAnsi"/>
          <w:sz w:val="24"/>
          <w:szCs w:val="24"/>
        </w:rPr>
      </w:pPr>
      <w:r w:rsidRPr="002B1C8C">
        <w:rPr>
          <w:rFonts w:asciiTheme="majorHAnsi" w:hAnsiTheme="majorHAnsi"/>
          <w:i/>
          <w:sz w:val="24"/>
          <w:szCs w:val="24"/>
          <w:u w:val="single"/>
        </w:rPr>
        <w:t>Stimuli</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467CA1" w:rsidRPr="002B1C8C">
        <w:rPr>
          <w:rFonts w:asciiTheme="majorHAnsi" w:hAnsiTheme="majorHAnsi"/>
          <w:sz w:val="24"/>
          <w:szCs w:val="24"/>
        </w:rPr>
        <w:t xml:space="preserve">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w:t>
      </w:r>
      <w:r w:rsidR="00C57C75">
        <w:rPr>
          <w:rFonts w:asciiTheme="majorHAnsi" w:hAnsiTheme="majorHAnsi"/>
          <w:sz w:val="24"/>
          <w:szCs w:val="24"/>
        </w:rPr>
        <w:t xml:space="preserve"> </w:t>
      </w:r>
      <w:r w:rsidR="00222461">
        <w:rPr>
          <w:rFonts w:asciiTheme="majorHAnsi" w:hAnsiTheme="majorHAnsi"/>
          <w:sz w:val="24"/>
          <w:szCs w:val="24"/>
        </w:rPr>
        <w:t>O</w:t>
      </w:r>
      <w:r w:rsidR="00467CA1" w:rsidRPr="002B1C8C">
        <w:rPr>
          <w:rFonts w:asciiTheme="majorHAnsi" w:hAnsiTheme="majorHAnsi"/>
          <w:sz w:val="24"/>
          <w:szCs w:val="24"/>
        </w:rPr>
        <w:t xml:space="preserve">ne half of each search array consisted of line segments with a homogeneous orientation, while the other half was heterogeneous (see Figure 1 for an </w:t>
      </w:r>
      <w:r w:rsidR="00467CA1" w:rsidRPr="002B1C8C">
        <w:rPr>
          <w:rFonts w:asciiTheme="majorHAnsi" w:hAnsiTheme="majorHAnsi"/>
          <w:sz w:val="24"/>
          <w:szCs w:val="24"/>
        </w:rPr>
        <w:lastRenderedPageBreak/>
        <w:t>example). There were 160 trials in total, half of which contained a target. The side of the target relative to the search difficulty was counterbalanced.</w:t>
      </w:r>
      <w:r w:rsidR="00467CA1">
        <w:rPr>
          <w:rFonts w:asciiTheme="majorHAnsi" w:hAnsiTheme="majorHAnsi"/>
          <w:sz w:val="24"/>
          <w:szCs w:val="24"/>
        </w:rPr>
        <w:t xml:space="preserve"> </w:t>
      </w:r>
      <w:r w:rsidR="00467CA1" w:rsidRPr="002B1C8C">
        <w:rPr>
          <w:rFonts w:asciiTheme="majorHAnsi" w:hAnsiTheme="majorHAnsi"/>
          <w:sz w:val="24"/>
          <w:szCs w:val="24"/>
        </w:rPr>
        <w:t xml:space="preserve">The target could be located in any of the possible locations apart from the middle four vertical columns. </w:t>
      </w:r>
    </w:p>
    <w:p w14:paraId="419C7128" w14:textId="77777777" w:rsidR="00C57C75" w:rsidRDefault="00C57C75" w:rsidP="00C57C75">
      <w:pPr>
        <w:spacing w:line="480" w:lineRule="auto"/>
        <w:ind w:firstLine="0"/>
        <w:jc w:val="center"/>
        <w:rPr>
          <w:rStyle w:val="SubtleEmphasis"/>
          <w:rFonts w:asciiTheme="majorHAnsi" w:hAnsiTheme="majorHAnsi"/>
          <w:sz w:val="24"/>
          <w:szCs w:val="24"/>
        </w:rPr>
      </w:pPr>
      <w:r w:rsidRPr="003D25DE">
        <w:rPr>
          <w:noProof/>
          <w:lang w:eastAsia="en-GB"/>
        </w:rPr>
        <w:drawing>
          <wp:inline distT="0" distB="0" distL="0" distR="0" wp14:anchorId="0F25A09C" wp14:editId="318F3AAB">
            <wp:extent cx="2802145" cy="2037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r5c4v6R-1.7.jpg"/>
                    <pic:cNvPicPr/>
                  </pic:nvPicPr>
                  <pic:blipFill>
                    <a:blip r:embed="rId9">
                      <a:extLst>
                        <a:ext uri="{28A0092B-C50C-407E-A947-70E740481C1C}">
                          <a14:useLocalDpi xmlns:a14="http://schemas.microsoft.com/office/drawing/2010/main" val="0"/>
                        </a:ext>
                      </a:extLst>
                    </a:blip>
                    <a:stretch>
                      <a:fillRect/>
                    </a:stretch>
                  </pic:blipFill>
                  <pic:spPr>
                    <a:xfrm>
                      <a:off x="0" y="0"/>
                      <a:ext cx="2802145" cy="2037134"/>
                    </a:xfrm>
                    <a:prstGeom prst="rect">
                      <a:avLst/>
                    </a:prstGeom>
                  </pic:spPr>
                </pic:pic>
              </a:graphicData>
            </a:graphic>
          </wp:inline>
        </w:drawing>
      </w:r>
    </w:p>
    <w:p w14:paraId="29ADE48C" w14:textId="299BC358" w:rsidR="00C57C75" w:rsidRPr="002B1C8C" w:rsidRDefault="00C57C75" w:rsidP="00C57C75">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1. Example of a </w:t>
      </w:r>
      <w:r w:rsidR="00CD5072">
        <w:rPr>
          <w:rStyle w:val="SubtleEmphasis"/>
          <w:rFonts w:asciiTheme="majorHAnsi" w:hAnsiTheme="majorHAnsi"/>
          <w:sz w:val="24"/>
          <w:szCs w:val="24"/>
        </w:rPr>
        <w:t>compound</w:t>
      </w:r>
      <w:r w:rsidRPr="002B1C8C">
        <w:rPr>
          <w:rStyle w:val="SubtleEmphasis"/>
          <w:rFonts w:asciiTheme="majorHAnsi" w:hAnsiTheme="majorHAnsi"/>
          <w:sz w:val="24"/>
          <w:szCs w:val="24"/>
        </w:rPr>
        <w:t xml:space="preserve"> search array. The target is a </w:t>
      </w:r>
      <w:proofErr w:type="gramStart"/>
      <w:r w:rsidRPr="002B1C8C">
        <w:rPr>
          <w:rStyle w:val="SubtleEmphasis"/>
          <w:rFonts w:asciiTheme="majorHAnsi" w:hAnsiTheme="majorHAnsi"/>
          <w:sz w:val="24"/>
          <w:szCs w:val="24"/>
        </w:rPr>
        <w:t>line  oriented</w:t>
      </w:r>
      <w:proofErr w:type="gramEnd"/>
      <w:r w:rsidRPr="002B1C8C">
        <w:rPr>
          <w:rStyle w:val="SubtleEmphasis"/>
          <w:rFonts w:asciiTheme="majorHAnsi" w:hAnsiTheme="majorHAnsi"/>
          <w:sz w:val="24"/>
          <w:szCs w:val="24"/>
        </w:rPr>
        <w:t xml:space="preserve"> 45˚ to the right. The target is present on the heterogeneous side in this example. The heterogeneous half of the array is shown on the left side. </w:t>
      </w:r>
    </w:p>
    <w:p w14:paraId="7BF3078C" w14:textId="77777777" w:rsidR="00C57C75" w:rsidRDefault="00C57C75" w:rsidP="009E6C11">
      <w:pPr>
        <w:spacing w:line="480" w:lineRule="auto"/>
        <w:ind w:firstLine="0"/>
        <w:rPr>
          <w:rFonts w:asciiTheme="majorHAnsi" w:hAnsiTheme="majorHAnsi"/>
          <w:i/>
          <w:sz w:val="24"/>
          <w:szCs w:val="24"/>
          <w:u w:val="single"/>
        </w:rPr>
      </w:pPr>
    </w:p>
    <w:p w14:paraId="4D7A37E9" w14:textId="7C677944" w:rsidR="009940D8" w:rsidRPr="002B1C8C" w:rsidRDefault="00467CA1" w:rsidP="00E5044B">
      <w:pPr>
        <w:spacing w:line="480" w:lineRule="auto"/>
        <w:ind w:firstLine="0"/>
        <w:rPr>
          <w:rFonts w:asciiTheme="majorHAnsi" w:hAnsiTheme="majorHAnsi"/>
          <w:i/>
          <w:sz w:val="24"/>
          <w:szCs w:val="24"/>
        </w:rPr>
      </w:pPr>
      <w:r>
        <w:rPr>
          <w:rFonts w:asciiTheme="majorHAnsi" w:hAnsiTheme="majorHAnsi"/>
          <w:i/>
          <w:sz w:val="24"/>
          <w:szCs w:val="24"/>
          <w:u w:val="single"/>
        </w:rPr>
        <w:t>P</w:t>
      </w:r>
      <w:r w:rsidR="009E6C11" w:rsidRPr="002B1C8C">
        <w:rPr>
          <w:rFonts w:asciiTheme="majorHAnsi" w:hAnsiTheme="majorHAnsi"/>
          <w:i/>
          <w:sz w:val="24"/>
          <w:szCs w:val="24"/>
          <w:u w:val="single"/>
        </w:rPr>
        <w:t>rocedure</w:t>
      </w:r>
      <w:r w:rsidR="00AE5A18">
        <w:rPr>
          <w:rFonts w:asciiTheme="majorHAnsi" w:hAnsiTheme="majorHAnsi"/>
          <w:i/>
          <w:sz w:val="24"/>
          <w:szCs w:val="24"/>
          <w:u w:val="single"/>
        </w:rPr>
        <w:t>.</w:t>
      </w:r>
      <w:r w:rsidR="00AE5A18">
        <w:rPr>
          <w:rFonts w:asciiTheme="majorHAnsi" w:hAnsiTheme="majorHAnsi"/>
          <w:sz w:val="24"/>
          <w:szCs w:val="24"/>
        </w:rPr>
        <w:t xml:space="preserve"> </w:t>
      </w:r>
      <w:r w:rsidR="009E6C11"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w:t>
      </w:r>
      <w:r w:rsidR="009E6C11">
        <w:rPr>
          <w:rFonts w:asciiTheme="majorHAnsi" w:hAnsiTheme="majorHAnsi"/>
          <w:sz w:val="24"/>
          <w:szCs w:val="24"/>
        </w:rPr>
        <w:t>he screen,</w:t>
      </w:r>
      <w:r w:rsidR="009E6C11" w:rsidRPr="002B1C8C">
        <w:rPr>
          <w:rFonts w:asciiTheme="majorHAnsi" w:hAnsiTheme="majorHAnsi"/>
          <w:sz w:val="24"/>
          <w:szCs w:val="24"/>
        </w:rPr>
        <w:t xml:space="preserve"> and their task was to determine whether a line tilted 45° to the right was present among other lines. Participants were asked to respond as</w:t>
      </w:r>
      <w:r w:rsidR="009E6C11">
        <w:rPr>
          <w:rFonts w:asciiTheme="majorHAnsi" w:hAnsiTheme="majorHAnsi"/>
          <w:sz w:val="24"/>
          <w:szCs w:val="24"/>
        </w:rPr>
        <w:t xml:space="preserve"> quickly</w:t>
      </w:r>
      <w:r>
        <w:rPr>
          <w:rFonts w:asciiTheme="majorHAnsi" w:hAnsiTheme="majorHAnsi"/>
          <w:sz w:val="24"/>
          <w:szCs w:val="24"/>
        </w:rPr>
        <w:t xml:space="preserve"> and</w:t>
      </w:r>
      <w:r w:rsidR="009E6C11" w:rsidRPr="002B1C8C">
        <w:rPr>
          <w:rFonts w:asciiTheme="majorHAnsi" w:hAnsiTheme="majorHAnsi"/>
          <w:sz w:val="24"/>
          <w:szCs w:val="24"/>
        </w:rPr>
        <w:t xml:space="preserve"> accurately as possible.</w:t>
      </w:r>
      <w:r w:rsidR="009E6C11" w:rsidRPr="009E6C11">
        <w:rPr>
          <w:rFonts w:asciiTheme="majorHAnsi" w:hAnsiTheme="majorHAnsi"/>
          <w:sz w:val="24"/>
          <w:szCs w:val="24"/>
        </w:rPr>
        <w:t xml:space="preserve"> </w:t>
      </w:r>
      <w:r w:rsidR="009E6C11" w:rsidRPr="002B1C8C">
        <w:rPr>
          <w:rFonts w:asciiTheme="majorHAnsi" w:hAnsiTheme="majorHAnsi"/>
          <w:sz w:val="24"/>
          <w:szCs w:val="24"/>
        </w:rPr>
        <w:t>Each trial consisted of a black fixation point (letter x) subtending 1.5x2.5cm (1.9°x3.1°), presented at the centre of the computer screen. On the press of a space bar, the stimulus was displayed</w:t>
      </w:r>
      <w:r w:rsidR="009E6C11">
        <w:rPr>
          <w:rFonts w:asciiTheme="majorHAnsi" w:hAnsiTheme="majorHAnsi"/>
          <w:sz w:val="24"/>
          <w:szCs w:val="24"/>
        </w:rPr>
        <w:t xml:space="preserve"> </w:t>
      </w:r>
      <w:r w:rsidR="009E6C11" w:rsidRPr="002B1C8C">
        <w:rPr>
          <w:rFonts w:asciiTheme="majorHAnsi" w:hAnsiTheme="majorHAnsi"/>
          <w:sz w:val="24"/>
          <w:szCs w:val="24"/>
        </w:rPr>
        <w:t>until the participant made a response (or timed out after 60 seconds). Participants had to press either the left (present) or right (absent) arrow key. Auditory feedback in the form of a beep immediately followed incorrect key presses. Before the start of the experime</w:t>
      </w:r>
      <w:r w:rsidR="009E6C11">
        <w:rPr>
          <w:rFonts w:asciiTheme="majorHAnsi" w:hAnsiTheme="majorHAnsi"/>
          <w:sz w:val="24"/>
          <w:szCs w:val="24"/>
        </w:rPr>
        <w:t>nt participants underwent a nine</w:t>
      </w:r>
      <w:r w:rsidR="009E6C11" w:rsidRPr="002B1C8C">
        <w:rPr>
          <w:rFonts w:asciiTheme="majorHAnsi" w:hAnsiTheme="majorHAnsi"/>
          <w:sz w:val="24"/>
          <w:szCs w:val="24"/>
        </w:rPr>
        <w:t xml:space="preserve">-point calibration sequence and a block of 10 practice trials. </w:t>
      </w:r>
    </w:p>
    <w:p w14:paraId="7663B0E1" w14:textId="3BB3CE03" w:rsidR="00070B23" w:rsidRPr="00070B23" w:rsidRDefault="00070B23" w:rsidP="005E1F9C">
      <w:pPr>
        <w:pStyle w:val="Heading2"/>
        <w:spacing w:line="480" w:lineRule="auto"/>
      </w:pPr>
      <w:r>
        <w:rPr>
          <w:b/>
          <w:sz w:val="24"/>
          <w:szCs w:val="24"/>
        </w:rPr>
        <w:lastRenderedPageBreak/>
        <w:t>Results</w:t>
      </w:r>
    </w:p>
    <w:p w14:paraId="64BFCEB1" w14:textId="2C152FEE"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sz w:val="24"/>
          <w:szCs w:val="24"/>
        </w:rPr>
        <w:t>Reaction times for targets on the homogeneous side of the search array were faster than for targets on the heterogeneous side (</w:t>
      </w:r>
      <w:r w:rsidR="004538C5">
        <w:rPr>
          <w:rFonts w:asciiTheme="majorHAnsi" w:hAnsiTheme="majorHAnsi"/>
          <w:sz w:val="24"/>
          <w:szCs w:val="24"/>
        </w:rPr>
        <w:t xml:space="preserve">mean RT for </w:t>
      </w:r>
      <w:proofErr w:type="spellStart"/>
      <w:ins w:id="106" w:author="r02al13" w:date="2016-12-07T14:08:00Z">
        <w:r w:rsidR="00C75C20">
          <w:rPr>
            <w:rFonts w:asciiTheme="majorHAnsi" w:hAnsiTheme="majorHAnsi"/>
            <w:sz w:val="24"/>
            <w:szCs w:val="24"/>
          </w:rPr>
          <w:t>homoheneous</w:t>
        </w:r>
      </w:ins>
      <w:proofErr w:type="spellEnd"/>
      <w:del w:id="107" w:author="r02al13" w:date="2016-12-07T14:08:00Z">
        <w:r w:rsidR="004538C5" w:rsidDel="00C75C20">
          <w:rPr>
            <w:rFonts w:asciiTheme="majorHAnsi" w:hAnsiTheme="majorHAnsi"/>
            <w:sz w:val="24"/>
            <w:szCs w:val="24"/>
          </w:rPr>
          <w:delText>parallel</w:delText>
        </w:r>
      </w:del>
      <w:r w:rsidR="004538C5">
        <w:rPr>
          <w:rFonts w:asciiTheme="majorHAnsi" w:hAnsiTheme="majorHAnsi"/>
          <w:sz w:val="24"/>
          <w:szCs w:val="24"/>
        </w:rPr>
        <w:t xml:space="preserve"> (1.75 ± .13), </w:t>
      </w:r>
      <w:ins w:id="108" w:author="r02al13" w:date="2016-12-07T14:08:00Z">
        <w:r w:rsidR="00C75C20">
          <w:rPr>
            <w:rFonts w:asciiTheme="majorHAnsi" w:hAnsiTheme="majorHAnsi"/>
            <w:sz w:val="24"/>
            <w:szCs w:val="24"/>
          </w:rPr>
          <w:t>heterogeneous</w:t>
        </w:r>
      </w:ins>
      <w:del w:id="109" w:author="r02al13" w:date="2016-12-07T14:08:00Z">
        <w:r w:rsidR="004538C5" w:rsidDel="00C75C20">
          <w:rPr>
            <w:rFonts w:asciiTheme="majorHAnsi" w:hAnsiTheme="majorHAnsi"/>
            <w:sz w:val="24"/>
            <w:szCs w:val="24"/>
          </w:rPr>
          <w:delText>serial</w:delText>
        </w:r>
      </w:del>
      <w:r w:rsidR="004538C5">
        <w:rPr>
          <w:rFonts w:asciiTheme="majorHAnsi" w:hAnsiTheme="majorHAnsi"/>
          <w:sz w:val="24"/>
          <w:szCs w:val="24"/>
        </w:rPr>
        <w:t xml:space="preserve"> </w:t>
      </w:r>
      <w:proofErr w:type="gramStart"/>
      <w:r w:rsidR="004538C5">
        <w:rPr>
          <w:rFonts w:asciiTheme="majorHAnsi" w:hAnsiTheme="majorHAnsi"/>
          <w:sz w:val="24"/>
          <w:szCs w:val="24"/>
        </w:rPr>
        <w:t>( 3.94</w:t>
      </w:r>
      <w:proofErr w:type="gramEnd"/>
      <w:r w:rsidR="004538C5">
        <w:rPr>
          <w:rFonts w:asciiTheme="majorHAnsi" w:hAnsiTheme="majorHAnsi"/>
          <w:sz w:val="24"/>
          <w:szCs w:val="24"/>
        </w:rPr>
        <w:t xml:space="preserve"> ± 2.19) and absent (7.0 ± 4.5) conditions.</w:t>
      </w:r>
      <w:r w:rsidRPr="002B1C8C">
        <w:rPr>
          <w:rFonts w:asciiTheme="majorHAnsi" w:hAnsiTheme="majorHAnsi"/>
          <w:sz w:val="24"/>
          <w:szCs w:val="24"/>
        </w:rPr>
        <w:t xml:space="preserve"> Mean accuracy for target absent trials was ≈</w:t>
      </w:r>
      <w:proofErr w:type="gramStart"/>
      <w:r w:rsidRPr="002B1C8C">
        <w:rPr>
          <w:rFonts w:asciiTheme="majorHAnsi" w:hAnsiTheme="majorHAnsi"/>
          <w:sz w:val="24"/>
          <w:szCs w:val="24"/>
        </w:rPr>
        <w:t>100%</w:t>
      </w:r>
      <w:proofErr w:type="gramEnd"/>
      <w:r w:rsidRPr="002B1C8C">
        <w:rPr>
          <w:rFonts w:asciiTheme="majorHAnsi" w:hAnsiTheme="majorHAnsi"/>
          <w:sz w:val="24"/>
          <w:szCs w:val="24"/>
        </w:rPr>
        <w:t>. For target present, participants were more accurate when the target was located on the homogeneous side of the display, 98.4%, than the heterogeneous side, 72.8%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1</w:t>
      </w:r>
      <w:r w:rsidR="00F90251">
        <w:rPr>
          <w:rFonts w:asciiTheme="majorHAnsi" w:hAnsiTheme="majorHAnsi"/>
          <w:sz w:val="24"/>
          <w:szCs w:val="24"/>
        </w:rPr>
        <w:t>3</w:t>
      </w:r>
      <w:r w:rsidRPr="002B1C8C">
        <w:rPr>
          <w:rFonts w:asciiTheme="majorHAnsi" w:hAnsiTheme="majorHAnsi"/>
          <w:sz w:val="24"/>
          <w:szCs w:val="24"/>
        </w:rPr>
        <w:t xml:space="preserve">)=6.7, </w:t>
      </w:r>
      <w:r w:rsidRPr="002B1C8C">
        <w:rPr>
          <w:rFonts w:asciiTheme="majorHAnsi" w:hAnsiTheme="majorHAnsi"/>
          <w:i/>
          <w:sz w:val="24"/>
          <w:szCs w:val="24"/>
        </w:rPr>
        <w:t>p</w:t>
      </w:r>
      <w:r w:rsidRPr="002B1C8C">
        <w:rPr>
          <w:rFonts w:asciiTheme="majorHAnsi" w:hAnsiTheme="majorHAnsi"/>
          <w:sz w:val="24"/>
          <w:szCs w:val="24"/>
        </w:rPr>
        <w:t xml:space="preserve">&lt;0.001). </w:t>
      </w:r>
    </w:p>
    <w:p w14:paraId="2D694F78" w14:textId="46691606" w:rsidR="009940D8" w:rsidRPr="002B1C8C" w:rsidRDefault="00070B23" w:rsidP="00070B23">
      <w:pPr>
        <w:spacing w:line="480" w:lineRule="auto"/>
        <w:ind w:firstLine="0"/>
        <w:jc w:val="center"/>
        <w:rPr>
          <w:rFonts w:asciiTheme="majorHAnsi" w:hAnsiTheme="majorHAnsi"/>
          <w:sz w:val="24"/>
          <w:szCs w:val="24"/>
        </w:rPr>
      </w:pPr>
      <w:r w:rsidRPr="002B1C8C">
        <w:rPr>
          <w:rFonts w:asciiTheme="majorHAnsi" w:hAnsiTheme="majorHAnsi"/>
          <w:sz w:val="24"/>
          <w:szCs w:val="24"/>
        </w:rPr>
        <w:object w:dxaOrig="6481" w:dyaOrig="4321" w14:anchorId="4495C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215pt;mso-position-horizontal:absolute" o:ole="">
            <v:imagedata r:id="rId10" o:title=""/>
          </v:shape>
          <o:OLEObject Type="Embed" ProgID="AcroExch.Document.11" ShapeID="_x0000_i1025" DrawAspect="Content" ObjectID="_1542625662" r:id="rId11"/>
        </w:object>
      </w:r>
    </w:p>
    <w:p w14:paraId="3C1A690A" w14:textId="74FC5406" w:rsidR="009940D8" w:rsidRPr="002B1C8C" w:rsidRDefault="009940D8"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70B23">
        <w:rPr>
          <w:rStyle w:val="SubtleEmphasis"/>
          <w:rFonts w:asciiTheme="majorHAnsi" w:hAnsiTheme="majorHAnsi"/>
          <w:sz w:val="24"/>
          <w:szCs w:val="24"/>
        </w:rPr>
        <w:t>2</w:t>
      </w:r>
      <w:r w:rsidR="00453244">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453244">
        <w:rPr>
          <w:rStyle w:val="SubtleEmphasis"/>
          <w:rFonts w:asciiTheme="majorHAnsi" w:hAnsiTheme="majorHAnsi"/>
          <w:sz w:val="24"/>
          <w:szCs w:val="24"/>
        </w:rPr>
        <w:t>D</w:t>
      </w:r>
      <w:r w:rsidRPr="002B1C8C">
        <w:rPr>
          <w:rStyle w:val="SubtleEmphasis"/>
          <w:rFonts w:asciiTheme="majorHAnsi" w:hAnsiTheme="majorHAnsi"/>
          <w:sz w:val="24"/>
          <w:szCs w:val="24"/>
        </w:rPr>
        <w:t xml:space="preserve">istribution of reaction times across conditions. </w:t>
      </w:r>
    </w:p>
    <w:p w14:paraId="5C3C722F" w14:textId="532CD4FA" w:rsidR="009940D8" w:rsidRPr="002B1C8C" w:rsidRDefault="006A1B7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Figure </w:t>
      </w:r>
      <w:r>
        <w:rPr>
          <w:rFonts w:asciiTheme="majorHAnsi" w:hAnsiTheme="majorHAnsi"/>
          <w:sz w:val="24"/>
          <w:szCs w:val="24"/>
        </w:rPr>
        <w:t>3</w:t>
      </w:r>
      <w:r w:rsidRPr="002B1C8C">
        <w:rPr>
          <w:rFonts w:asciiTheme="majorHAnsi" w:hAnsiTheme="majorHAnsi"/>
          <w:sz w:val="24"/>
          <w:szCs w:val="24"/>
        </w:rPr>
        <w:t xml:space="preserve"> shows the proportion of fixations each observer made on the heterogeneous side of the display.</w:t>
      </w:r>
      <w:r>
        <w:rPr>
          <w:rFonts w:asciiTheme="majorHAnsi" w:hAnsiTheme="majorHAnsi"/>
          <w:sz w:val="24"/>
          <w:szCs w:val="24"/>
        </w:rPr>
        <w:t xml:space="preserve"> </w:t>
      </w:r>
      <w:r w:rsidRPr="002B1C8C">
        <w:rPr>
          <w:rFonts w:asciiTheme="majorHAnsi" w:hAnsiTheme="majorHAnsi"/>
          <w:sz w:val="24"/>
          <w:szCs w:val="24"/>
        </w:rPr>
        <w:t>The strictest criteria of optimal strategy in this experiment is not to look to the homogeneous side at all</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sz w:val="24"/>
          <w:szCs w:val="24"/>
        </w:rPr>
        <w:t xml:space="preserve">(The pilot study </w:t>
      </w:r>
      <w:r w:rsidRPr="002B1C8C">
        <w:rPr>
          <w:rFonts w:asciiTheme="majorHAnsi" w:hAnsiTheme="majorHAnsi"/>
          <w:sz w:val="24"/>
          <w:szCs w:val="24"/>
        </w:rPr>
        <w:t>demonstrates it can be easily ascertained whether the target is present on this side or not from the central fixation point</w:t>
      </w:r>
      <w:r w:rsidR="009940D8" w:rsidRPr="002B1C8C">
        <w:rPr>
          <w:rFonts w:asciiTheme="majorHAnsi" w:hAnsiTheme="majorHAnsi"/>
          <w:sz w:val="24"/>
          <w:szCs w:val="24"/>
        </w:rPr>
        <w:t>.</w:t>
      </w:r>
      <w:r>
        <w:rPr>
          <w:rFonts w:asciiTheme="majorHAnsi" w:hAnsiTheme="majorHAnsi"/>
          <w:sz w:val="24"/>
          <w:szCs w:val="24"/>
        </w:rPr>
        <w:t>)</w:t>
      </w:r>
      <w:r w:rsidR="009940D8" w:rsidRPr="002B1C8C">
        <w:rPr>
          <w:rFonts w:asciiTheme="majorHAnsi" w:hAnsiTheme="majorHAnsi"/>
          <w:sz w:val="24"/>
          <w:szCs w:val="24"/>
        </w:rPr>
        <w:t xml:space="preserve"> Fixations on this side will provide no new information on the target’s location, so participants should direct all fixations to the heterogeneous side. As we can see in Figure </w:t>
      </w:r>
      <w:r>
        <w:rPr>
          <w:rFonts w:asciiTheme="majorHAnsi" w:hAnsiTheme="majorHAnsi"/>
          <w:sz w:val="24"/>
          <w:szCs w:val="24"/>
        </w:rPr>
        <w:t>3</w:t>
      </w:r>
      <w:r w:rsidR="009940D8" w:rsidRPr="002B1C8C">
        <w:rPr>
          <w:rFonts w:asciiTheme="majorHAnsi" w:hAnsiTheme="majorHAnsi"/>
          <w:sz w:val="24"/>
          <w:szCs w:val="24"/>
        </w:rPr>
        <w:t xml:space="preserve"> only Participant 11 is close to executing the optimal strategy. In aggregate, our participants spend more time fixating the </w:t>
      </w:r>
      <w:r w:rsidR="009940D8" w:rsidRPr="002B1C8C">
        <w:rPr>
          <w:rFonts w:asciiTheme="majorHAnsi" w:hAnsiTheme="majorHAnsi"/>
          <w:sz w:val="24"/>
          <w:szCs w:val="24"/>
        </w:rPr>
        <w:lastRenderedPageBreak/>
        <w:t>heterogeneous than the homogeneous side</w:t>
      </w:r>
      <w:r>
        <w:rPr>
          <w:rFonts w:asciiTheme="majorHAnsi" w:hAnsiTheme="majorHAnsi"/>
          <w:sz w:val="24"/>
          <w:szCs w:val="24"/>
        </w:rPr>
        <w:t xml:space="preserve"> (Figure 4)</w:t>
      </w:r>
      <w:r w:rsidR="009940D8" w:rsidRPr="002B1C8C">
        <w:rPr>
          <w:rFonts w:asciiTheme="majorHAnsi" w:hAnsiTheme="majorHAnsi"/>
          <w:sz w:val="24"/>
          <w:szCs w:val="24"/>
        </w:rPr>
        <w:t xml:space="preserve">, but for the majority of participants a large proportion of fixations are made to the homogenous side. </w:t>
      </w:r>
    </w:p>
    <w:p w14:paraId="15F54ED7" w14:textId="77777777"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drawing>
          <wp:inline distT="0" distB="0" distL="0" distR="0" wp14:anchorId="7BF90A5D" wp14:editId="0BDA2FD3">
            <wp:extent cx="6075288" cy="3375160"/>
            <wp:effectExtent l="0" t="0" r="0" b="3175"/>
            <wp:docPr id="7" name="Picture 7" descr="C:\Users\r02al13\Documents\GitHub\HalfScreenPopOut\plots\FixXsideByFixNumAndSubjEx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2al13\Documents\GitHub\HalfScreenPopOut\plots\FixXsideByFixNumAndSubjExCent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00" cy="3384666"/>
                    </a:xfrm>
                    <a:prstGeom prst="rect">
                      <a:avLst/>
                    </a:prstGeom>
                    <a:noFill/>
                    <a:ln>
                      <a:noFill/>
                    </a:ln>
                  </pic:spPr>
                </pic:pic>
              </a:graphicData>
            </a:graphic>
          </wp:inline>
        </w:drawing>
      </w:r>
    </w:p>
    <w:p w14:paraId="7EDE58CE" w14:textId="3A5BD39C" w:rsidR="009940D8" w:rsidRDefault="009940D8"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C58F7">
        <w:rPr>
          <w:rStyle w:val="SubtleEmphasis"/>
          <w:rFonts w:asciiTheme="majorHAnsi" w:hAnsiTheme="majorHAnsi"/>
          <w:sz w:val="24"/>
          <w:szCs w:val="24"/>
        </w:rPr>
        <w:t>3</w:t>
      </w:r>
      <w:r w:rsidRPr="002B1C8C">
        <w:rPr>
          <w:rStyle w:val="SubtleEmphasis"/>
          <w:rFonts w:asciiTheme="majorHAnsi" w:hAnsiTheme="majorHAnsi"/>
          <w:sz w:val="24"/>
          <w:szCs w:val="24"/>
        </w:rPr>
        <w:t xml:space="preserve">. Proportion of </w:t>
      </w:r>
      <w:r w:rsidR="00A053EC">
        <w:rPr>
          <w:rStyle w:val="SubtleEmphasis"/>
          <w:rFonts w:asciiTheme="majorHAnsi" w:hAnsiTheme="majorHAnsi"/>
          <w:sz w:val="24"/>
          <w:szCs w:val="24"/>
        </w:rPr>
        <w:t xml:space="preserve">the </w:t>
      </w:r>
      <w:r w:rsidRPr="002B1C8C">
        <w:rPr>
          <w:rStyle w:val="SubtleEmphasis"/>
          <w:rFonts w:asciiTheme="majorHAnsi" w:hAnsiTheme="majorHAnsi"/>
          <w:sz w:val="24"/>
          <w:szCs w:val="24"/>
        </w:rPr>
        <w:t xml:space="preserve">first five fixations on the homogeneous side for each observer. Only target absent trials are shown here. Fixations in the central region (1 degree to the left and right of the centre of the screen) have been excluded. </w:t>
      </w:r>
    </w:p>
    <w:p w14:paraId="2749827A" w14:textId="77777777" w:rsidR="006A1B7B" w:rsidRPr="002B1C8C" w:rsidRDefault="006A1B7B" w:rsidP="006A1B7B">
      <w:pPr>
        <w:spacing w:line="480" w:lineRule="auto"/>
        <w:ind w:firstLine="0"/>
        <w:jc w:val="center"/>
        <w:rPr>
          <w:rFonts w:asciiTheme="majorHAnsi" w:hAnsiTheme="majorHAnsi"/>
          <w:sz w:val="24"/>
          <w:szCs w:val="24"/>
        </w:rPr>
      </w:pPr>
      <w:r w:rsidRPr="002B1C8C">
        <w:rPr>
          <w:rFonts w:asciiTheme="majorHAnsi" w:hAnsiTheme="majorHAnsi"/>
          <w:noProof/>
          <w:sz w:val="24"/>
          <w:szCs w:val="24"/>
          <w:lang w:eastAsia="en-GB"/>
        </w:rPr>
        <w:drawing>
          <wp:inline distT="0" distB="0" distL="0" distR="0" wp14:anchorId="2C9BAB0C" wp14:editId="401899AC">
            <wp:extent cx="4246488" cy="2829498"/>
            <wp:effectExtent l="0" t="0" r="0" b="0"/>
            <wp:docPr id="12" name="Picture 12" descr="C:\Users\r02al13\Documents\GitHub\HalfScreenPopOut\plots\meanPerso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02al13\Documents\GitHub\HalfScreenPopOut\plots\meanPersonSi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498" cy="2850160"/>
                    </a:xfrm>
                    <a:prstGeom prst="rect">
                      <a:avLst/>
                    </a:prstGeom>
                    <a:noFill/>
                    <a:ln>
                      <a:noFill/>
                    </a:ln>
                  </pic:spPr>
                </pic:pic>
              </a:graphicData>
            </a:graphic>
          </wp:inline>
        </w:drawing>
      </w:r>
    </w:p>
    <w:p w14:paraId="4A1F44B5" w14:textId="06134CDD" w:rsidR="006A1B7B" w:rsidRPr="002B1C8C" w:rsidRDefault="006A1B7B" w:rsidP="006A1B7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4</w:t>
      </w:r>
      <w:r w:rsidRPr="002B1C8C">
        <w:rPr>
          <w:rStyle w:val="SubtleEmphasis"/>
          <w:rFonts w:asciiTheme="majorHAnsi" w:hAnsiTheme="majorHAnsi"/>
          <w:sz w:val="24"/>
          <w:szCs w:val="24"/>
        </w:rPr>
        <w:t xml:space="preserve">. Mean proportion of saccades directed towards the heterogeneous side of the search array on target absent trials. Only fixations that are further than 1˚ to the left or right of the center of the display have been included in this analysis. </w:t>
      </w:r>
    </w:p>
    <w:p w14:paraId="2D786DC3" w14:textId="77777777" w:rsidR="00AF7E19" w:rsidRDefault="00AF7E19" w:rsidP="00E5044B">
      <w:pPr>
        <w:spacing w:line="480" w:lineRule="auto"/>
        <w:ind w:firstLine="0"/>
        <w:rPr>
          <w:rStyle w:val="SubtleEmphasis"/>
          <w:rFonts w:asciiTheme="majorHAnsi" w:hAnsiTheme="majorHAnsi"/>
          <w:i w:val="0"/>
          <w:color w:val="auto"/>
          <w:sz w:val="24"/>
          <w:szCs w:val="24"/>
        </w:rPr>
      </w:pPr>
    </w:p>
    <w:p w14:paraId="6B00B868" w14:textId="75EB0713" w:rsidR="00AF7E19" w:rsidRPr="002B1C8C" w:rsidRDefault="00222461" w:rsidP="00AF7E19">
      <w:pPr>
        <w:spacing w:line="480" w:lineRule="auto"/>
        <w:ind w:firstLine="0"/>
        <w:rPr>
          <w:rStyle w:val="SubtleEmphasis"/>
          <w:rFonts w:asciiTheme="majorHAnsi" w:hAnsiTheme="majorHAnsi"/>
          <w:i w:val="0"/>
          <w:color w:val="auto"/>
          <w:sz w:val="24"/>
          <w:szCs w:val="24"/>
        </w:rPr>
      </w:pPr>
      <w:r>
        <w:rPr>
          <w:rStyle w:val="SubtleEmphasis"/>
          <w:rFonts w:asciiTheme="majorHAnsi" w:hAnsiTheme="majorHAnsi"/>
          <w:i w:val="0"/>
          <w:color w:val="auto"/>
          <w:sz w:val="24"/>
          <w:szCs w:val="24"/>
        </w:rPr>
        <w:t>Next w</w:t>
      </w:r>
      <w:r w:rsidR="00AF7E19" w:rsidRPr="002B1C8C">
        <w:rPr>
          <w:rStyle w:val="SubtleEmphasis"/>
          <w:rFonts w:asciiTheme="majorHAnsi" w:hAnsiTheme="majorHAnsi"/>
          <w:i w:val="0"/>
          <w:color w:val="auto"/>
          <w:sz w:val="24"/>
          <w:szCs w:val="24"/>
        </w:rPr>
        <w:t xml:space="preserve">e measured the effect of </w:t>
      </w:r>
      <w:r>
        <w:rPr>
          <w:rStyle w:val="SubtleEmphasis"/>
          <w:rFonts w:asciiTheme="majorHAnsi" w:hAnsiTheme="majorHAnsi"/>
          <w:i w:val="0"/>
          <w:color w:val="auto"/>
          <w:sz w:val="24"/>
          <w:szCs w:val="24"/>
        </w:rPr>
        <w:t>this fixation</w:t>
      </w:r>
      <w:r w:rsidR="00AF7E19" w:rsidRPr="002B1C8C">
        <w:rPr>
          <w:rStyle w:val="SubtleEmphasis"/>
          <w:rFonts w:asciiTheme="majorHAnsi" w:hAnsiTheme="majorHAnsi"/>
          <w:i w:val="0"/>
          <w:color w:val="auto"/>
          <w:sz w:val="24"/>
          <w:szCs w:val="24"/>
        </w:rPr>
        <w:t xml:space="preserve"> inefficiency </w:t>
      </w:r>
      <w:r>
        <w:rPr>
          <w:rStyle w:val="SubtleEmphasis"/>
          <w:rFonts w:asciiTheme="majorHAnsi" w:hAnsiTheme="majorHAnsi"/>
          <w:i w:val="0"/>
          <w:color w:val="auto"/>
          <w:sz w:val="24"/>
          <w:szCs w:val="24"/>
        </w:rPr>
        <w:t>on the search performance of</w:t>
      </w:r>
      <w:r w:rsidR="00AF7E19" w:rsidRPr="002B1C8C">
        <w:rPr>
          <w:rStyle w:val="SubtleEmphasis"/>
          <w:rFonts w:asciiTheme="majorHAnsi" w:hAnsiTheme="majorHAnsi"/>
          <w:i w:val="0"/>
          <w:color w:val="auto"/>
          <w:sz w:val="24"/>
          <w:szCs w:val="24"/>
        </w:rPr>
        <w:t xml:space="preserve"> each participant</w:t>
      </w:r>
      <w:r>
        <w:rPr>
          <w:rStyle w:val="SubtleEmphasis"/>
          <w:rFonts w:asciiTheme="majorHAnsi" w:hAnsiTheme="majorHAnsi"/>
          <w:i w:val="0"/>
          <w:color w:val="auto"/>
          <w:sz w:val="24"/>
          <w:szCs w:val="24"/>
        </w:rPr>
        <w:t>.</w:t>
      </w:r>
      <w:r w:rsidR="00AF7E19" w:rsidRPr="002B1C8C">
        <w:rPr>
          <w:rStyle w:val="SubtleEmphasis"/>
          <w:rFonts w:asciiTheme="majorHAnsi" w:hAnsiTheme="majorHAnsi"/>
          <w:i w:val="0"/>
          <w:color w:val="auto"/>
          <w:sz w:val="24"/>
          <w:szCs w:val="24"/>
        </w:rPr>
        <w:t xml:space="preserve"> </w:t>
      </w:r>
      <w:r>
        <w:rPr>
          <w:rStyle w:val="SubtleEmphasis"/>
          <w:rFonts w:asciiTheme="majorHAnsi" w:hAnsiTheme="majorHAnsi"/>
          <w:i w:val="0"/>
          <w:color w:val="auto"/>
          <w:sz w:val="24"/>
          <w:szCs w:val="24"/>
        </w:rPr>
        <w:t>Inefficiency was defined as</w:t>
      </w:r>
      <w:r w:rsidRPr="002B1C8C">
        <w:rPr>
          <w:rStyle w:val="SubtleEmphasis"/>
          <w:rFonts w:asciiTheme="majorHAnsi" w:hAnsiTheme="majorHAnsi"/>
          <w:i w:val="0"/>
          <w:color w:val="auto"/>
          <w:sz w:val="24"/>
          <w:szCs w:val="24"/>
        </w:rPr>
        <w:t xml:space="preserve"> </w:t>
      </w:r>
      <w:r w:rsidR="00AF7E19" w:rsidRPr="002B1C8C">
        <w:rPr>
          <w:rStyle w:val="SubtleEmphasis"/>
          <w:rFonts w:asciiTheme="majorHAnsi" w:hAnsiTheme="majorHAnsi"/>
          <w:i w:val="0"/>
          <w:color w:val="auto"/>
          <w:sz w:val="24"/>
          <w:szCs w:val="24"/>
        </w:rPr>
        <w:t xml:space="preserve">the proportion of the first five fixations made during target absent trials that were directed to the homogeneous side of the display. This measure was significantly correlated </w:t>
      </w:r>
      <w:r w:rsidR="00AF7E19">
        <w:rPr>
          <w:rStyle w:val="SubtleEmphasis"/>
          <w:rFonts w:asciiTheme="majorHAnsi" w:hAnsiTheme="majorHAnsi"/>
          <w:i w:val="0"/>
          <w:color w:val="auto"/>
          <w:sz w:val="24"/>
          <w:szCs w:val="24"/>
        </w:rPr>
        <w:t xml:space="preserve">(see Figure 5A) </w:t>
      </w:r>
      <w:r w:rsidR="00AF7E19" w:rsidRPr="002B1C8C">
        <w:rPr>
          <w:rStyle w:val="SubtleEmphasis"/>
          <w:rFonts w:asciiTheme="majorHAnsi" w:hAnsiTheme="majorHAnsi"/>
          <w:i w:val="0"/>
          <w:color w:val="auto"/>
          <w:sz w:val="24"/>
          <w:szCs w:val="24"/>
        </w:rPr>
        <w:t>with the median reaction time on target present trials, both when the target was located on the heterogeneous half of the display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=0.93,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&lt;0.001) and on the homogeneous side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=0.002). These correlations are also significant when taking the proportion of the first 10 fixations (heterogeneous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=0.89,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&lt;0.001; homogeneous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=0.71,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=0.01). </w:t>
      </w:r>
    </w:p>
    <w:p w14:paraId="3301DAB6" w14:textId="61D1588E" w:rsidR="009940D8" w:rsidRPr="002B1C8C" w:rsidRDefault="009940D8" w:rsidP="00E5044B">
      <w:pPr>
        <w:spacing w:line="480" w:lineRule="auto"/>
        <w:ind w:firstLine="0"/>
        <w:rPr>
          <w:rStyle w:val="SubtleEmphasis"/>
          <w:rFonts w:asciiTheme="majorHAnsi" w:hAnsiTheme="majorHAnsi"/>
          <w:i w:val="0"/>
          <w:color w:val="auto"/>
          <w:sz w:val="24"/>
          <w:szCs w:val="24"/>
        </w:rPr>
      </w:pPr>
      <w:r w:rsidRPr="002B1C8C">
        <w:rPr>
          <w:rStyle w:val="SubtleEmphasis"/>
          <w:rFonts w:asciiTheme="majorHAnsi" w:hAnsiTheme="majorHAnsi"/>
          <w:i w:val="0"/>
          <w:color w:val="auto"/>
          <w:sz w:val="24"/>
          <w:szCs w:val="24"/>
        </w:rPr>
        <w:t xml:space="preserve">We </w:t>
      </w:r>
      <w:r w:rsidR="00222461">
        <w:rPr>
          <w:rStyle w:val="SubtleEmphasis"/>
          <w:rFonts w:asciiTheme="majorHAnsi" w:hAnsiTheme="majorHAnsi"/>
          <w:i w:val="0"/>
          <w:color w:val="auto"/>
          <w:sz w:val="24"/>
          <w:szCs w:val="24"/>
        </w:rPr>
        <w:t xml:space="preserve">also </w:t>
      </w:r>
      <w:r w:rsidRPr="002B1C8C">
        <w:rPr>
          <w:rStyle w:val="SubtleEmphasis"/>
          <w:rFonts w:asciiTheme="majorHAnsi" w:hAnsiTheme="majorHAnsi"/>
          <w:i w:val="0"/>
          <w:color w:val="auto"/>
          <w:sz w:val="24"/>
          <w:szCs w:val="24"/>
        </w:rPr>
        <w:t>quantif</w:t>
      </w:r>
      <w:r w:rsidR="00222461">
        <w:rPr>
          <w:rStyle w:val="SubtleEmphasis"/>
          <w:rFonts w:asciiTheme="majorHAnsi" w:hAnsiTheme="majorHAnsi"/>
          <w:i w:val="0"/>
          <w:color w:val="auto"/>
          <w:sz w:val="24"/>
          <w:szCs w:val="24"/>
        </w:rPr>
        <w:t>ied</w:t>
      </w:r>
      <w:r w:rsidRPr="002B1C8C">
        <w:rPr>
          <w:rStyle w:val="SubtleEmphasis"/>
          <w:rFonts w:asciiTheme="majorHAnsi" w:hAnsiTheme="majorHAnsi"/>
          <w:i w:val="0"/>
          <w:color w:val="auto"/>
          <w:sz w:val="24"/>
          <w:szCs w:val="24"/>
        </w:rPr>
        <w:t xml:space="preserve"> the </w:t>
      </w:r>
      <w:r w:rsidR="00222461">
        <w:rPr>
          <w:rStyle w:val="SubtleEmphasis"/>
          <w:rFonts w:asciiTheme="majorHAnsi" w:hAnsiTheme="majorHAnsi"/>
          <w:i w:val="0"/>
          <w:color w:val="auto"/>
          <w:sz w:val="24"/>
          <w:szCs w:val="24"/>
        </w:rPr>
        <w:t>effect of</w:t>
      </w:r>
      <w:r w:rsidRPr="002B1C8C">
        <w:rPr>
          <w:rStyle w:val="SubtleEmphasis"/>
          <w:rFonts w:asciiTheme="majorHAnsi" w:hAnsiTheme="majorHAnsi"/>
          <w:i w:val="0"/>
          <w:color w:val="auto"/>
          <w:sz w:val="24"/>
          <w:szCs w:val="24"/>
        </w:rPr>
        <w:t xml:space="preserve"> </w:t>
      </w:r>
      <w:r w:rsidR="00222461">
        <w:rPr>
          <w:rStyle w:val="SubtleEmphasis"/>
          <w:rFonts w:asciiTheme="majorHAnsi" w:hAnsiTheme="majorHAnsi"/>
          <w:i w:val="0"/>
          <w:color w:val="auto"/>
          <w:sz w:val="24"/>
          <w:szCs w:val="24"/>
        </w:rPr>
        <w:t>fixation</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inefficiency on </w:t>
      </w:r>
      <w:r w:rsidR="00222461">
        <w:rPr>
          <w:rStyle w:val="SubtleEmphasis"/>
          <w:rFonts w:asciiTheme="majorHAnsi" w:hAnsiTheme="majorHAnsi"/>
          <w:i w:val="0"/>
          <w:color w:val="auto"/>
          <w:sz w:val="24"/>
          <w:szCs w:val="24"/>
        </w:rPr>
        <w:t>search time</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using a linear mixed-effect model (using the </w:t>
      </w:r>
      <w:r w:rsidRPr="002B1C8C">
        <w:rPr>
          <w:rStyle w:val="SubtleEmphasis"/>
          <w:rFonts w:asciiTheme="majorHAnsi" w:hAnsiTheme="majorHAnsi"/>
          <w:b/>
          <w:i w:val="0"/>
          <w:color w:val="auto"/>
          <w:sz w:val="24"/>
          <w:szCs w:val="24"/>
        </w:rPr>
        <w:t>lme4</w:t>
      </w:r>
      <w:r w:rsidRPr="002B1C8C">
        <w:rPr>
          <w:rStyle w:val="SubtleEmphasis"/>
          <w:rFonts w:asciiTheme="majorHAnsi" w:hAnsiTheme="majorHAnsi"/>
          <w:i w:val="0"/>
          <w:color w:val="auto"/>
          <w:sz w:val="24"/>
          <w:szCs w:val="24"/>
        </w:rPr>
        <w:t xml:space="preserve"> </w:t>
      </w:r>
      <w:r w:rsidR="00E5044B">
        <w:rPr>
          <w:rStyle w:val="SubtleEmphasis"/>
          <w:rFonts w:asciiTheme="majorHAnsi" w:hAnsiTheme="majorHAnsi"/>
          <w:i w:val="0"/>
          <w:color w:val="auto"/>
          <w:sz w:val="24"/>
          <w:szCs w:val="24"/>
        </w:rPr>
        <w:t>(</w:t>
      </w:r>
      <w:r w:rsidR="001A682E">
        <w:rPr>
          <w:rStyle w:val="SubtleEmphasis"/>
          <w:rFonts w:asciiTheme="majorHAnsi" w:hAnsiTheme="majorHAnsi"/>
          <w:i w:val="0"/>
          <w:color w:val="auto"/>
          <w:sz w:val="24"/>
          <w:szCs w:val="24"/>
        </w:rPr>
        <w:t>15)</w:t>
      </w:r>
      <w:r w:rsidR="00E5044B">
        <w:rPr>
          <w:rStyle w:val="SubtleEmphasis"/>
          <w:rFonts w:asciiTheme="majorHAnsi" w:hAnsiTheme="majorHAnsi"/>
          <w:i w:val="0"/>
          <w:color w:val="auto"/>
          <w:sz w:val="24"/>
          <w:szCs w:val="24"/>
        </w:rPr>
        <w:t>)</w:t>
      </w:r>
      <w:r w:rsidRPr="002B1C8C">
        <w:rPr>
          <w:rStyle w:val="SubtleEmphasis"/>
          <w:rFonts w:asciiTheme="majorHAnsi" w:hAnsiTheme="majorHAnsi"/>
          <w:i w:val="0"/>
          <w:color w:val="auto"/>
          <w:sz w:val="24"/>
          <w:szCs w:val="24"/>
        </w:rPr>
        <w:t xml:space="preserve"> package for </w:t>
      </w:r>
      <w:r w:rsidRPr="002B1C8C">
        <w:rPr>
          <w:rStyle w:val="SubtleEmphasis"/>
          <w:rFonts w:asciiTheme="majorHAnsi" w:hAnsiTheme="majorHAnsi"/>
          <w:b/>
          <w:i w:val="0"/>
          <w:color w:val="auto"/>
          <w:sz w:val="24"/>
          <w:szCs w:val="24"/>
        </w:rPr>
        <w:t>R</w:t>
      </w:r>
      <w:r w:rsidRPr="002B1C8C">
        <w:rPr>
          <w:rStyle w:val="SubtleEmphasis"/>
          <w:rFonts w:asciiTheme="majorHAnsi" w:hAnsiTheme="majorHAnsi"/>
          <w:i w:val="0"/>
          <w:color w:val="auto"/>
          <w:sz w:val="24"/>
          <w:szCs w:val="24"/>
        </w:rPr>
        <w:t xml:space="preserve"> (</w:t>
      </w:r>
      <w:r w:rsidR="001A682E">
        <w:rPr>
          <w:rStyle w:val="SubtleEmphasis"/>
          <w:rFonts w:asciiTheme="majorHAnsi" w:hAnsiTheme="majorHAnsi"/>
          <w:i w:val="0"/>
          <w:color w:val="auto"/>
          <w:sz w:val="24"/>
          <w:szCs w:val="24"/>
        </w:rPr>
        <w:t>16</w:t>
      </w:r>
      <w:r w:rsidRPr="002B1C8C">
        <w:rPr>
          <w:rStyle w:val="SubtleEmphasis"/>
          <w:rFonts w:asciiTheme="majorHAnsi" w:hAnsiTheme="majorHAnsi"/>
          <w:i w:val="0"/>
          <w:color w:val="auto"/>
          <w:sz w:val="24"/>
          <w:szCs w:val="24"/>
        </w:rPr>
        <w:t xml:space="preserve">) with random intercepts and slopes. We were specifically interested in the effect of the number of homogeneous fixations on any given trial on the reaction time to find the target (including participant as a random factor). For target absent trials, we find </w:t>
      </w:r>
      <w:r w:rsidR="00222461">
        <w:rPr>
          <w:rStyle w:val="SubtleEmphasis"/>
          <w:rFonts w:asciiTheme="majorHAnsi" w:hAnsiTheme="majorHAnsi"/>
          <w:i w:val="0"/>
          <w:color w:val="auto"/>
          <w:sz w:val="24"/>
          <w:szCs w:val="24"/>
        </w:rPr>
        <w:t xml:space="preserve">an </w:t>
      </w:r>
      <w:r w:rsidRPr="002B1C8C">
        <w:rPr>
          <w:rStyle w:val="SubtleEmphasis"/>
          <w:rFonts w:asciiTheme="majorHAnsi" w:hAnsiTheme="majorHAnsi"/>
          <w:i w:val="0"/>
          <w:color w:val="auto"/>
          <w:sz w:val="24"/>
          <w:szCs w:val="24"/>
        </w:rPr>
        <w:t>additional 357ms (bootstrapped 95% confidence interval: 196-516ms) in reaction times for every fixation made to the homogeneous side of the array</w:t>
      </w:r>
      <w:r w:rsidR="00AF7E19">
        <w:rPr>
          <w:rStyle w:val="SubtleEmphasis"/>
          <w:rFonts w:asciiTheme="majorHAnsi" w:hAnsiTheme="majorHAnsi"/>
          <w:i w:val="0"/>
          <w:color w:val="auto"/>
          <w:sz w:val="24"/>
          <w:szCs w:val="24"/>
        </w:rPr>
        <w:t xml:space="preserve"> (see Figure 5B)</w:t>
      </w:r>
      <w:r w:rsidRPr="002B1C8C">
        <w:rPr>
          <w:rStyle w:val="SubtleEmphasis"/>
          <w:rFonts w:asciiTheme="majorHAnsi" w:hAnsiTheme="majorHAnsi"/>
          <w:i w:val="0"/>
          <w:color w:val="auto"/>
          <w:sz w:val="24"/>
          <w:szCs w:val="24"/>
        </w:rPr>
        <w:t xml:space="preserve">. When the target is present on the heterogeneous side, each fixation on the homogeneous side slows reaction time by 547ms. Homogenous fixations even slow reaction time to find the target when it is present on the homogeneous side (by 159ms), consistent with the conclusions from </w:t>
      </w:r>
      <w:r w:rsidR="00222461">
        <w:rPr>
          <w:rStyle w:val="SubtleEmphasis"/>
          <w:rFonts w:asciiTheme="majorHAnsi" w:hAnsiTheme="majorHAnsi"/>
          <w:i w:val="0"/>
          <w:color w:val="auto"/>
          <w:sz w:val="24"/>
          <w:szCs w:val="24"/>
        </w:rPr>
        <w:t>our pilot study (see Supplementary Information)</w:t>
      </w:r>
      <w:r w:rsidRPr="002B1C8C">
        <w:rPr>
          <w:rStyle w:val="SubtleEmphasis"/>
          <w:rFonts w:asciiTheme="majorHAnsi" w:hAnsiTheme="majorHAnsi"/>
          <w:i w:val="0"/>
          <w:color w:val="auto"/>
          <w:sz w:val="24"/>
          <w:szCs w:val="24"/>
        </w:rPr>
        <w:t xml:space="preserve"> that these fixations are not necessary to find the target. </w:t>
      </w:r>
    </w:p>
    <w:tbl>
      <w:tblPr>
        <w:tblStyle w:val="TableGrid"/>
        <w:tblW w:w="0" w:type="auto"/>
        <w:tblLook w:val="04A0" w:firstRow="1" w:lastRow="0" w:firstColumn="1" w:lastColumn="0" w:noHBand="0" w:noVBand="1"/>
      </w:tblPr>
      <w:tblGrid>
        <w:gridCol w:w="4927"/>
        <w:gridCol w:w="4927"/>
      </w:tblGrid>
      <w:tr w:rsidR="006A1B7B" w14:paraId="0BDFAD19" w14:textId="77777777" w:rsidTr="006A1B7B">
        <w:tc>
          <w:tcPr>
            <w:tcW w:w="4927" w:type="dxa"/>
            <w:tcBorders>
              <w:top w:val="nil"/>
              <w:left w:val="nil"/>
              <w:bottom w:val="nil"/>
              <w:right w:val="nil"/>
            </w:tcBorders>
          </w:tcPr>
          <w:p w14:paraId="53A50D2B" w14:textId="7D8657D3"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lastRenderedPageBreak/>
              <w:drawing>
                <wp:anchor distT="0" distB="0" distL="114300" distR="114300" simplePos="0" relativeHeight="251663360" behindDoc="0" locked="0" layoutInCell="1" allowOverlap="1" wp14:anchorId="25E43330" wp14:editId="06616C2B">
                  <wp:simplePos x="0" y="0"/>
                  <wp:positionH relativeFrom="column">
                    <wp:posOffset>-243</wp:posOffset>
                  </wp:positionH>
                  <wp:positionV relativeFrom="page">
                    <wp:posOffset>-939569</wp:posOffset>
                  </wp:positionV>
                  <wp:extent cx="2760588" cy="2760588"/>
                  <wp:effectExtent l="0" t="0" r="825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ByPersonCor.jpg"/>
                          <pic:cNvPicPr/>
                        </pic:nvPicPr>
                        <pic:blipFill>
                          <a:blip r:embed="rId14">
                            <a:extLst>
                              <a:ext uri="{28A0092B-C50C-407E-A947-70E740481C1C}">
                                <a14:useLocalDpi xmlns:a14="http://schemas.microsoft.com/office/drawing/2010/main" val="0"/>
                              </a:ext>
                            </a:extLst>
                          </a:blip>
                          <a:stretch>
                            <a:fillRect/>
                          </a:stretch>
                        </pic:blipFill>
                        <pic:spPr>
                          <a:xfrm>
                            <a:off x="0" y="0"/>
                            <a:ext cx="2771392" cy="2771392"/>
                          </a:xfrm>
                          <a:prstGeom prst="rect">
                            <a:avLst/>
                          </a:prstGeom>
                        </pic:spPr>
                      </pic:pic>
                    </a:graphicData>
                  </a:graphic>
                  <wp14:sizeRelH relativeFrom="page">
                    <wp14:pctWidth>0</wp14:pctWidth>
                  </wp14:sizeRelH>
                  <wp14:sizeRelV relativeFrom="page">
                    <wp14:pctHeight>0</wp14:pctHeight>
                  </wp14:sizeRelV>
                </wp:anchor>
              </w:drawing>
            </w:r>
          </w:p>
        </w:tc>
        <w:tc>
          <w:tcPr>
            <w:tcW w:w="4927" w:type="dxa"/>
            <w:tcBorders>
              <w:top w:val="nil"/>
              <w:left w:val="nil"/>
              <w:bottom w:val="nil"/>
              <w:right w:val="nil"/>
            </w:tcBorders>
          </w:tcPr>
          <w:p w14:paraId="7DF71B4F" w14:textId="1AF16065"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drawing>
                <wp:anchor distT="0" distB="0" distL="114300" distR="114300" simplePos="0" relativeHeight="251661312" behindDoc="0" locked="0" layoutInCell="1" allowOverlap="1" wp14:anchorId="390BCBBF" wp14:editId="4E83B4B2">
                  <wp:simplePos x="0" y="0"/>
                  <wp:positionH relativeFrom="column">
                    <wp:posOffset>-26035</wp:posOffset>
                  </wp:positionH>
                  <wp:positionV relativeFrom="paragraph">
                    <wp:posOffset>1905</wp:posOffset>
                  </wp:positionV>
                  <wp:extent cx="2816225" cy="2816225"/>
                  <wp:effectExtent l="0" t="0" r="317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ByTrialCor.jpg"/>
                          <pic:cNvPicPr/>
                        </pic:nvPicPr>
                        <pic:blipFill>
                          <a:blip r:embed="rId15">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p>
        </w:tc>
      </w:tr>
      <w:tr w:rsidR="006A1B7B" w14:paraId="07716E79" w14:textId="77777777" w:rsidTr="006A1B7B">
        <w:tc>
          <w:tcPr>
            <w:tcW w:w="9854" w:type="dxa"/>
            <w:gridSpan w:val="2"/>
            <w:tcBorders>
              <w:top w:val="nil"/>
              <w:left w:val="nil"/>
              <w:bottom w:val="nil"/>
              <w:right w:val="nil"/>
            </w:tcBorders>
          </w:tcPr>
          <w:p w14:paraId="6AACEF9E" w14:textId="2D2747D6" w:rsidR="006A1B7B" w:rsidRDefault="006A1B7B" w:rsidP="00AF7E19">
            <w:pPr>
              <w:ind w:firstLine="0"/>
              <w:rPr>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5</w:t>
            </w:r>
            <w:r w:rsidRPr="002B1C8C">
              <w:rPr>
                <w:rStyle w:val="SubtleEmphasis"/>
                <w:rFonts w:asciiTheme="majorHAnsi" w:hAnsiTheme="majorHAnsi"/>
                <w:sz w:val="24"/>
                <w:szCs w:val="24"/>
              </w:rPr>
              <w:t>. A. Mean reaction time on trials where the target was present on the heterogeneous side for each observer is highly correlated with the mean proportion of the first five fixations directed to the homogenous side of the display on target absent trials. B. Reaction time on each target absent trial as a function of how many fixations were made on the homogeneous side of the display. For every homogeneous-side fixation, reaction time increases by 360ms.</w:t>
            </w:r>
          </w:p>
        </w:tc>
      </w:tr>
    </w:tbl>
    <w:p w14:paraId="1DF904D4" w14:textId="4EBBC803" w:rsidR="00D851D1" w:rsidRDefault="00D851D1" w:rsidP="00E5044B">
      <w:pPr>
        <w:spacing w:line="480" w:lineRule="auto"/>
        <w:ind w:firstLine="0"/>
        <w:rPr>
          <w:rFonts w:asciiTheme="majorHAnsi" w:hAnsiTheme="majorHAnsi"/>
          <w:sz w:val="24"/>
          <w:szCs w:val="24"/>
        </w:rPr>
      </w:pPr>
    </w:p>
    <w:p w14:paraId="21EA3492" w14:textId="426B4902" w:rsidR="00606F14" w:rsidRDefault="00453244" w:rsidP="00453244">
      <w:pPr>
        <w:spacing w:line="480" w:lineRule="auto"/>
        <w:ind w:firstLine="0"/>
        <w:jc w:val="center"/>
        <w:rPr>
          <w:rFonts w:asciiTheme="majorHAnsi" w:hAnsiTheme="majorHAnsi"/>
          <w:sz w:val="24"/>
          <w:szCs w:val="24"/>
        </w:rPr>
      </w:pPr>
      <w:r>
        <w:rPr>
          <w:rFonts w:asciiTheme="majorHAnsi" w:hAnsiTheme="majorHAnsi"/>
          <w:sz w:val="24"/>
          <w:szCs w:val="24"/>
        </w:rPr>
        <w:t>Discussion</w:t>
      </w:r>
    </w:p>
    <w:p w14:paraId="7286E2C4" w14:textId="0D73FD1B" w:rsidR="00606F14" w:rsidRPr="005E1F9C" w:rsidRDefault="00606F14" w:rsidP="00606F14">
      <w:pPr>
        <w:spacing w:line="480" w:lineRule="auto"/>
        <w:ind w:firstLine="0"/>
        <w:rPr>
          <w:rFonts w:asciiTheme="majorHAnsi" w:hAnsiTheme="majorHAnsi"/>
          <w:sz w:val="24"/>
          <w:szCs w:val="24"/>
        </w:rPr>
      </w:pPr>
      <w:r>
        <w:rPr>
          <w:rFonts w:asciiTheme="majorHAnsi" w:hAnsiTheme="majorHAnsi"/>
          <w:sz w:val="24"/>
          <w:szCs w:val="24"/>
        </w:rPr>
        <w:t>Most participants over-fixate the homogeneous half of the display at the cost of increased reaction times. T</w:t>
      </w:r>
      <w:r w:rsidRPr="002B1C8C">
        <w:rPr>
          <w:rFonts w:asciiTheme="majorHAnsi" w:hAnsiTheme="majorHAnsi"/>
          <w:sz w:val="24"/>
          <w:szCs w:val="24"/>
        </w:rPr>
        <w:t>here are two possible (non-conflicting) explanations for th</w:t>
      </w:r>
      <w:r>
        <w:rPr>
          <w:rFonts w:asciiTheme="majorHAnsi" w:hAnsiTheme="majorHAnsi"/>
          <w:sz w:val="24"/>
          <w:szCs w:val="24"/>
        </w:rPr>
        <w:t>is</w:t>
      </w:r>
      <w:r w:rsidRPr="002B1C8C">
        <w:rPr>
          <w:rFonts w:asciiTheme="majorHAnsi" w:hAnsiTheme="majorHAnsi"/>
          <w:sz w:val="24"/>
          <w:szCs w:val="24"/>
        </w:rPr>
        <w:t xml:space="preserve"> search inefficiency</w:t>
      </w:r>
      <w:r>
        <w:rPr>
          <w:rFonts w:asciiTheme="majorHAnsi" w:hAnsiTheme="majorHAnsi"/>
          <w:sz w:val="24"/>
          <w:szCs w:val="24"/>
        </w:rPr>
        <w:t xml:space="preserve">. </w:t>
      </w:r>
      <w:r w:rsidRPr="002B1C8C">
        <w:rPr>
          <w:rFonts w:asciiTheme="majorHAnsi" w:hAnsiTheme="majorHAnsi"/>
          <w:sz w:val="24"/>
          <w:szCs w:val="24"/>
        </w:rPr>
        <w:t>First, it could reflect a failure to direct fixations in a manner that maximizes information gain, which would present a direct challenge to the optimal search model of Najemnik and</w:t>
      </w:r>
      <w:r>
        <w:rPr>
          <w:rFonts w:asciiTheme="majorHAnsi" w:hAnsiTheme="majorHAnsi"/>
          <w:sz w:val="24"/>
          <w:szCs w:val="24"/>
        </w:rPr>
        <w:t xml:space="preserve"> Geisler (</w:t>
      </w:r>
      <w:r w:rsidR="001A682E">
        <w:rPr>
          <w:rFonts w:asciiTheme="majorHAnsi" w:hAnsiTheme="majorHAnsi"/>
          <w:sz w:val="24"/>
          <w:szCs w:val="24"/>
        </w:rPr>
        <w:t>6</w:t>
      </w:r>
      <w:r>
        <w:rPr>
          <w:rFonts w:asciiTheme="majorHAnsi" w:hAnsiTheme="majorHAnsi"/>
          <w:sz w:val="24"/>
          <w:szCs w:val="24"/>
        </w:rPr>
        <w:t>).</w:t>
      </w:r>
      <w:r w:rsidRPr="002B1C8C">
        <w:rPr>
          <w:rFonts w:asciiTheme="majorHAnsi" w:hAnsiTheme="majorHAnsi"/>
          <w:sz w:val="24"/>
          <w:szCs w:val="24"/>
        </w:rPr>
        <w:t xml:space="preserve"> Second, participants may make unnecessary confirmatory </w:t>
      </w:r>
      <w:r>
        <w:rPr>
          <w:rFonts w:asciiTheme="majorHAnsi" w:hAnsiTheme="majorHAnsi"/>
          <w:sz w:val="24"/>
          <w:szCs w:val="24"/>
        </w:rPr>
        <w:t>fixations</w:t>
      </w:r>
      <w:r w:rsidRPr="002B1C8C">
        <w:rPr>
          <w:rFonts w:asciiTheme="majorHAnsi" w:hAnsiTheme="majorHAnsi"/>
          <w:sz w:val="24"/>
          <w:szCs w:val="24"/>
        </w:rPr>
        <w:t xml:space="preserve"> on both sides of the display. Although we demonstrated in the pilot experiment that the peripheral information is sufficient to decide the target is present or absent, observers may be driven to verify their peripheral estimate based on the clearer, higher-resolution visual information that can be obtained by bringing that image onto the fovea, even though this verification comes at great cost to speed. The inefficiency of search in the </w:t>
      </w:r>
      <w:r w:rsidR="00A053EC">
        <w:rPr>
          <w:rFonts w:asciiTheme="majorHAnsi" w:hAnsiTheme="majorHAnsi"/>
          <w:sz w:val="24"/>
          <w:szCs w:val="24"/>
        </w:rPr>
        <w:t>compound</w:t>
      </w:r>
      <w:r w:rsidRPr="002B1C8C">
        <w:rPr>
          <w:rFonts w:asciiTheme="majorHAnsi" w:hAnsiTheme="majorHAnsi"/>
          <w:sz w:val="24"/>
          <w:szCs w:val="24"/>
        </w:rPr>
        <w:t xml:space="preserve"> display may therefore simply reflect an additive combination of how efficiently participants search </w:t>
      </w:r>
      <w:r w:rsidRPr="002B1C8C">
        <w:rPr>
          <w:rFonts w:asciiTheme="majorHAnsi" w:hAnsiTheme="majorHAnsi"/>
          <w:sz w:val="24"/>
          <w:szCs w:val="24"/>
        </w:rPr>
        <w:lastRenderedPageBreak/>
        <w:t xml:space="preserve">these two types of displays alone, rather than a failure to distribute fixations optimally across the two types of search arrays. To separate these two plausible contributions to search inefficiency, we ran a </w:t>
      </w:r>
      <w:r>
        <w:rPr>
          <w:rFonts w:asciiTheme="majorHAnsi" w:hAnsiTheme="majorHAnsi"/>
          <w:sz w:val="24"/>
          <w:szCs w:val="24"/>
        </w:rPr>
        <w:t>second</w:t>
      </w:r>
      <w:r w:rsidRPr="002B1C8C">
        <w:rPr>
          <w:rFonts w:asciiTheme="majorHAnsi" w:hAnsiTheme="majorHAnsi"/>
          <w:sz w:val="24"/>
          <w:szCs w:val="24"/>
        </w:rPr>
        <w:t xml:space="preserve"> experiment, using a mix of uniform homogeneous, uniform heterogeneous, and </w:t>
      </w:r>
      <w:r w:rsidR="00A053EC">
        <w:rPr>
          <w:rFonts w:asciiTheme="majorHAnsi" w:hAnsiTheme="majorHAnsi"/>
          <w:sz w:val="24"/>
          <w:szCs w:val="24"/>
        </w:rPr>
        <w:t>compound</w:t>
      </w:r>
      <w:r w:rsidRPr="002B1C8C">
        <w:rPr>
          <w:rFonts w:asciiTheme="majorHAnsi" w:hAnsiTheme="majorHAnsi"/>
          <w:sz w:val="24"/>
          <w:szCs w:val="24"/>
        </w:rPr>
        <w:t xml:space="preserve"> </w:t>
      </w:r>
      <w:r w:rsidR="00A053EC">
        <w:rPr>
          <w:rFonts w:asciiTheme="majorHAnsi" w:hAnsiTheme="majorHAnsi"/>
          <w:sz w:val="24"/>
          <w:szCs w:val="24"/>
        </w:rPr>
        <w:t>arrays like those in Experiment 1</w:t>
      </w:r>
      <w:r w:rsidRPr="002B1C8C">
        <w:rPr>
          <w:rFonts w:asciiTheme="majorHAnsi" w:hAnsiTheme="majorHAnsi"/>
          <w:sz w:val="24"/>
          <w:szCs w:val="24"/>
        </w:rPr>
        <w:t>.</w:t>
      </w:r>
    </w:p>
    <w:p w14:paraId="77A23236" w14:textId="246D2C3E" w:rsidR="00514EBC" w:rsidRPr="00453244" w:rsidRDefault="00AF7E19" w:rsidP="00453244">
      <w:pPr>
        <w:spacing w:line="480" w:lineRule="auto"/>
        <w:ind w:firstLine="0"/>
        <w:jc w:val="center"/>
        <w:rPr>
          <w:rFonts w:asciiTheme="majorHAnsi" w:hAnsiTheme="majorHAnsi"/>
          <w:sz w:val="24"/>
          <w:szCs w:val="24"/>
        </w:rPr>
      </w:pPr>
      <w:r w:rsidRPr="00453244">
        <w:rPr>
          <w:rFonts w:asciiTheme="majorHAnsi" w:hAnsiTheme="majorHAnsi"/>
          <w:sz w:val="24"/>
          <w:szCs w:val="24"/>
        </w:rPr>
        <w:t>Experiment 2</w:t>
      </w:r>
    </w:p>
    <w:p w14:paraId="33167DB7" w14:textId="6AEC40AE" w:rsidR="00453244" w:rsidRDefault="00453244" w:rsidP="00606F14">
      <w:pPr>
        <w:spacing w:line="480" w:lineRule="auto"/>
        <w:ind w:firstLine="0"/>
        <w:rPr>
          <w:rFonts w:asciiTheme="majorHAnsi" w:hAnsiTheme="majorHAnsi"/>
          <w:b/>
          <w:sz w:val="24"/>
          <w:szCs w:val="24"/>
        </w:rPr>
      </w:pPr>
      <w:r>
        <w:rPr>
          <w:rFonts w:asciiTheme="majorHAnsi" w:hAnsiTheme="majorHAnsi"/>
          <w:b/>
          <w:sz w:val="24"/>
          <w:szCs w:val="24"/>
        </w:rPr>
        <w:t>Methods</w:t>
      </w:r>
      <w:r w:rsidR="00606F14" w:rsidRPr="00453244">
        <w:rPr>
          <w:rFonts w:asciiTheme="majorHAnsi" w:hAnsiTheme="majorHAnsi"/>
          <w:b/>
          <w:sz w:val="24"/>
          <w:szCs w:val="24"/>
        </w:rPr>
        <w:t xml:space="preserve"> </w:t>
      </w:r>
    </w:p>
    <w:p w14:paraId="4F9D1BFD" w14:textId="00E19240" w:rsidR="00606F14" w:rsidRDefault="00222461" w:rsidP="00606F14">
      <w:pPr>
        <w:spacing w:line="480" w:lineRule="auto"/>
        <w:ind w:firstLine="0"/>
        <w:rPr>
          <w:rFonts w:asciiTheme="majorHAnsi" w:hAnsiTheme="majorHAnsi"/>
          <w:sz w:val="24"/>
          <w:szCs w:val="24"/>
        </w:rPr>
      </w:pPr>
      <w:r>
        <w:rPr>
          <w:rFonts w:asciiTheme="majorHAnsi" w:hAnsiTheme="majorHAnsi"/>
          <w:sz w:val="24"/>
          <w:szCs w:val="24"/>
        </w:rPr>
        <w:t>F</w:t>
      </w:r>
      <w:r w:rsidR="00606F14" w:rsidRPr="002B1C8C">
        <w:rPr>
          <w:rFonts w:asciiTheme="majorHAnsi" w:hAnsiTheme="majorHAnsi"/>
          <w:sz w:val="24"/>
          <w:szCs w:val="24"/>
        </w:rPr>
        <w:t xml:space="preserve">ourteen </w:t>
      </w:r>
      <w:r>
        <w:rPr>
          <w:rFonts w:asciiTheme="majorHAnsi" w:hAnsiTheme="majorHAnsi"/>
          <w:sz w:val="24"/>
          <w:szCs w:val="24"/>
        </w:rPr>
        <w:t xml:space="preserve">new </w:t>
      </w:r>
      <w:r w:rsidR="00606F14" w:rsidRPr="002B1C8C">
        <w:rPr>
          <w:rFonts w:asciiTheme="majorHAnsi" w:hAnsiTheme="majorHAnsi"/>
          <w:sz w:val="24"/>
          <w:szCs w:val="24"/>
        </w:rPr>
        <w:t xml:space="preserve">participants (females=7; age range =20-62; mean age=25.5) completed </w:t>
      </w:r>
      <w:r w:rsidR="00606F14">
        <w:rPr>
          <w:rFonts w:asciiTheme="majorHAnsi" w:hAnsiTheme="majorHAnsi"/>
          <w:sz w:val="24"/>
          <w:szCs w:val="24"/>
        </w:rPr>
        <w:t>E</w:t>
      </w:r>
      <w:r w:rsidR="00606F14" w:rsidRPr="002B1C8C">
        <w:rPr>
          <w:rFonts w:asciiTheme="majorHAnsi" w:hAnsiTheme="majorHAnsi"/>
          <w:sz w:val="24"/>
          <w:szCs w:val="24"/>
        </w:rPr>
        <w:t>xperiment</w:t>
      </w:r>
      <w:r w:rsidR="00606F14">
        <w:rPr>
          <w:rFonts w:asciiTheme="majorHAnsi" w:hAnsiTheme="majorHAnsi"/>
          <w:sz w:val="24"/>
          <w:szCs w:val="24"/>
        </w:rPr>
        <w:t xml:space="preserve"> 2</w:t>
      </w:r>
      <w:r w:rsidR="00606F14" w:rsidRPr="002B1C8C">
        <w:rPr>
          <w:rFonts w:asciiTheme="majorHAnsi" w:hAnsiTheme="majorHAnsi"/>
          <w:sz w:val="24"/>
          <w:szCs w:val="24"/>
        </w:rPr>
        <w:t>.</w:t>
      </w:r>
      <w:r w:rsidR="00606F14">
        <w:rPr>
          <w:rFonts w:asciiTheme="majorHAnsi" w:hAnsiTheme="majorHAnsi"/>
          <w:sz w:val="24"/>
          <w:szCs w:val="24"/>
        </w:rPr>
        <w:t xml:space="preserve"> T</w:t>
      </w:r>
      <w:r w:rsidR="00606F14" w:rsidRPr="002B1C8C">
        <w:rPr>
          <w:rFonts w:asciiTheme="majorHAnsi" w:hAnsiTheme="majorHAnsi"/>
          <w:sz w:val="24"/>
          <w:szCs w:val="24"/>
        </w:rPr>
        <w:t xml:space="preserve">he </w:t>
      </w:r>
      <w:r>
        <w:rPr>
          <w:rFonts w:asciiTheme="majorHAnsi" w:hAnsiTheme="majorHAnsi"/>
          <w:sz w:val="24"/>
          <w:szCs w:val="24"/>
        </w:rPr>
        <w:t xml:space="preserve">stimuli, procedures and </w:t>
      </w:r>
      <w:r w:rsidR="00606F14">
        <w:rPr>
          <w:rFonts w:asciiTheme="majorHAnsi" w:hAnsiTheme="majorHAnsi"/>
          <w:sz w:val="24"/>
          <w:szCs w:val="24"/>
        </w:rPr>
        <w:t xml:space="preserve">methods were the same as Experiment 1, except the </w:t>
      </w:r>
      <w:r w:rsidR="00606F14" w:rsidRPr="002B1C8C">
        <w:rPr>
          <w:rFonts w:asciiTheme="majorHAnsi" w:hAnsiTheme="majorHAnsi"/>
          <w:sz w:val="24"/>
          <w:szCs w:val="24"/>
        </w:rPr>
        <w:t>stimuli consisted of 80 homogeneous arrays, 80 heterogeneous arrays and 80 split screen arrays. There were 240 trials in total, half of which contained a target. All the stimuli were displayed until the participant made a response (or timed out after 60 seconds).</w:t>
      </w:r>
    </w:p>
    <w:p w14:paraId="02B0073C" w14:textId="5F4FCFC2" w:rsidR="00606F14" w:rsidRPr="00453244" w:rsidRDefault="00453244" w:rsidP="00E5044B">
      <w:pPr>
        <w:spacing w:line="480" w:lineRule="auto"/>
        <w:ind w:firstLine="0"/>
        <w:rPr>
          <w:rFonts w:asciiTheme="majorHAnsi" w:hAnsiTheme="majorHAnsi"/>
          <w:b/>
          <w:sz w:val="24"/>
          <w:szCs w:val="24"/>
        </w:rPr>
      </w:pPr>
      <w:r w:rsidRPr="00453244">
        <w:rPr>
          <w:rFonts w:asciiTheme="majorHAnsi" w:hAnsiTheme="majorHAnsi"/>
          <w:b/>
          <w:sz w:val="24"/>
          <w:szCs w:val="24"/>
        </w:rPr>
        <w:t>Results</w:t>
      </w:r>
      <w:r w:rsidR="00606F14" w:rsidRPr="00453244">
        <w:rPr>
          <w:rFonts w:asciiTheme="majorHAnsi" w:hAnsiTheme="majorHAnsi"/>
          <w:b/>
          <w:sz w:val="24"/>
          <w:szCs w:val="24"/>
        </w:rPr>
        <w:t xml:space="preserve"> </w:t>
      </w:r>
    </w:p>
    <w:p w14:paraId="1FEE47BE" w14:textId="614D816A" w:rsidR="00C75C20" w:rsidRPr="00C75C20" w:rsidRDefault="002B1C8C" w:rsidP="00C75C20">
      <w:pPr>
        <w:pStyle w:val="NormalWeb"/>
        <w:spacing w:after="0"/>
        <w:rPr>
          <w:ins w:id="110" w:author="r02al13" w:date="2016-12-07T14:12:00Z"/>
          <w:rFonts w:eastAsia="Times New Roman"/>
          <w:lang w:eastAsia="en-GB"/>
          <w:rPrChange w:id="111" w:author="r02al13" w:date="2016-12-07T14:13:00Z">
            <w:rPr>
              <w:ins w:id="112" w:author="r02al13" w:date="2016-12-07T14:12:00Z"/>
              <w:rFonts w:asciiTheme="majorHAnsi" w:hAnsiTheme="majorHAnsi"/>
              <w:sz w:val="24"/>
              <w:szCs w:val="24"/>
            </w:rPr>
          </w:rPrChange>
        </w:rPr>
        <w:pPrChange w:id="113" w:author="r02al13" w:date="2016-12-07T14:13:00Z">
          <w:pPr>
            <w:spacing w:line="480" w:lineRule="auto"/>
            <w:ind w:firstLine="0"/>
          </w:pPr>
        </w:pPrChange>
      </w:pPr>
      <w:r w:rsidRPr="002B1C8C">
        <w:rPr>
          <w:rFonts w:asciiTheme="majorHAnsi" w:hAnsiTheme="majorHAnsi"/>
        </w:rPr>
        <w:t xml:space="preserve">Mean accuracy on the homogeneous trials was 98% (range: 91-100%), on heterogeneous 74% (55-88%), on </w:t>
      </w:r>
      <w:r w:rsidR="00A053EC">
        <w:rPr>
          <w:rFonts w:asciiTheme="majorHAnsi" w:hAnsiTheme="majorHAnsi"/>
        </w:rPr>
        <w:t>compound</w:t>
      </w:r>
      <w:r w:rsidRPr="002B1C8C">
        <w:rPr>
          <w:rFonts w:asciiTheme="majorHAnsi" w:hAnsiTheme="majorHAnsi"/>
        </w:rPr>
        <w:t xml:space="preserve"> trials 87% (79-96%). The mean of the observers’ median reaction times was 2.15 s (range:  1.69-2.91 s) for homogeneous trials, 5.76 s (2.82-15.15 s) for heterogonous trials, and 4.30 s (2.41-10.12 s) for the </w:t>
      </w:r>
      <w:r w:rsidR="00A053EC">
        <w:rPr>
          <w:rFonts w:asciiTheme="majorHAnsi" w:hAnsiTheme="majorHAnsi"/>
        </w:rPr>
        <w:t>compound</w:t>
      </w:r>
      <w:r w:rsidRPr="002B1C8C">
        <w:rPr>
          <w:rFonts w:asciiTheme="majorHAnsi" w:hAnsiTheme="majorHAnsi"/>
        </w:rPr>
        <w:t xml:space="preserve"> trials</w:t>
      </w:r>
      <w:ins w:id="114" w:author="r02al13" w:date="2016-12-02T15:34:00Z">
        <w:r w:rsidR="007774AA">
          <w:rPr>
            <w:rFonts w:asciiTheme="majorHAnsi" w:hAnsiTheme="majorHAnsi"/>
          </w:rPr>
          <w:t xml:space="preserve"> (</w:t>
        </w:r>
      </w:ins>
      <w:ins w:id="115" w:author="r02al13" w:date="2016-12-02T15:35:00Z">
        <w:r w:rsidR="007774AA">
          <w:rPr>
            <w:rFonts w:asciiTheme="majorHAnsi" w:hAnsiTheme="majorHAnsi"/>
          </w:rPr>
          <w:t>Both Reaction Times and Accuracy results</w:t>
        </w:r>
      </w:ins>
      <w:ins w:id="116" w:author="r02al13" w:date="2016-12-02T15:34:00Z">
        <w:r w:rsidR="007774AA">
          <w:rPr>
            <w:rFonts w:asciiTheme="majorHAnsi" w:hAnsiTheme="majorHAnsi"/>
          </w:rPr>
          <w:t xml:space="preserve"> are given for target present and absent tri</w:t>
        </w:r>
      </w:ins>
      <w:ins w:id="117" w:author="r02al13" w:date="2016-12-02T15:35:00Z">
        <w:r w:rsidR="007774AA">
          <w:rPr>
            <w:rFonts w:asciiTheme="majorHAnsi" w:hAnsiTheme="majorHAnsi"/>
          </w:rPr>
          <w:t>als</w:t>
        </w:r>
      </w:ins>
      <w:ins w:id="118" w:author="r02al13" w:date="2016-12-02T15:34:00Z">
        <w:r w:rsidR="007774AA">
          <w:rPr>
            <w:rFonts w:asciiTheme="majorHAnsi" w:hAnsiTheme="majorHAnsi"/>
          </w:rPr>
          <w:t xml:space="preserve"> compound)</w:t>
        </w:r>
      </w:ins>
      <w:r w:rsidRPr="002B1C8C">
        <w:rPr>
          <w:rFonts w:asciiTheme="majorHAnsi" w:hAnsiTheme="majorHAnsi"/>
        </w:rPr>
        <w:t>. The mean number of fixations</w:t>
      </w:r>
      <w:ins w:id="119" w:author="r02al13" w:date="2016-12-07T14:12:00Z">
        <w:r w:rsidR="00C75C20">
          <w:rPr>
            <w:rFonts w:asciiTheme="majorHAnsi" w:hAnsiTheme="majorHAnsi"/>
          </w:rPr>
          <w:t xml:space="preserve"> on target absent trials</w:t>
        </w:r>
      </w:ins>
      <w:del w:id="120" w:author="r02al13" w:date="2016-12-07T14:12:00Z">
        <w:r w:rsidRPr="002B1C8C" w:rsidDel="00C75C20">
          <w:rPr>
            <w:rFonts w:asciiTheme="majorHAnsi" w:hAnsiTheme="majorHAnsi"/>
          </w:rPr>
          <w:delText xml:space="preserve"> over participants</w:delText>
        </w:r>
      </w:del>
      <w:r w:rsidRPr="002B1C8C">
        <w:rPr>
          <w:rFonts w:asciiTheme="majorHAnsi" w:hAnsiTheme="majorHAnsi"/>
        </w:rPr>
        <w:t xml:space="preserve"> </w:t>
      </w:r>
      <w:proofErr w:type="gramStart"/>
      <w:r w:rsidRPr="002B1C8C">
        <w:rPr>
          <w:rFonts w:asciiTheme="majorHAnsi" w:hAnsiTheme="majorHAnsi"/>
        </w:rPr>
        <w:t>was</w:t>
      </w:r>
      <w:ins w:id="121" w:author="r02al13" w:date="2016-12-07T14:13:00Z">
        <w:r w:rsidR="00C75C20">
          <w:rPr>
            <w:rFonts w:asciiTheme="majorHAnsi" w:hAnsiTheme="majorHAnsi"/>
          </w:rPr>
          <w:t>:</w:t>
        </w:r>
      </w:ins>
      <w:ins w:id="122" w:author="r02al13" w:date="2016-12-07T14:12:00Z">
        <w:r w:rsidR="00C75C20" w:rsidRPr="00C75C20">
          <w:rPr>
            <w:rFonts w:ascii="Arial" w:eastAsia="Times New Roman" w:hAnsi="Arial" w:cs="Arial"/>
            <w:color w:val="3C78D8"/>
            <w:lang w:eastAsia="en-GB"/>
          </w:rPr>
          <w:t xml:space="preserve"> </w:t>
        </w:r>
        <w:r w:rsidR="00C75C20" w:rsidRPr="00C75C20">
          <w:rPr>
            <w:rFonts w:asciiTheme="majorHAnsi" w:eastAsia="Times New Roman" w:hAnsiTheme="majorHAnsi" w:cs="Arial"/>
            <w:color w:val="3C78D8"/>
            <w:lang w:eastAsia="en-GB"/>
            <w:rPrChange w:id="123" w:author="r02al13" w:date="2016-12-07T14:13:00Z">
              <w:rPr>
                <w:rFonts w:ascii="Arial" w:eastAsia="Times New Roman" w:hAnsi="Arial" w:cs="Arial"/>
                <w:color w:val="3C78D8"/>
                <w:lang w:eastAsia="en-GB"/>
              </w:rPr>
            </w:rPrChange>
          </w:rPr>
          <w:t>Heterogeneous</w:t>
        </w:r>
        <w:proofErr w:type="gramEnd"/>
        <w:r w:rsidR="00C75C20" w:rsidRPr="00C75C20">
          <w:rPr>
            <w:rFonts w:asciiTheme="majorHAnsi" w:eastAsia="Times New Roman" w:hAnsiTheme="majorHAnsi" w:cs="Arial"/>
            <w:color w:val="3C78D8"/>
            <w:lang w:eastAsia="en-GB"/>
            <w:rPrChange w:id="124" w:author="r02al13" w:date="2016-12-07T14:13:00Z">
              <w:rPr>
                <w:rFonts w:ascii="Arial" w:eastAsia="Times New Roman" w:hAnsi="Arial" w:cs="Arial"/>
                <w:color w:val="3C78D8"/>
                <w:lang w:eastAsia="en-GB"/>
              </w:rPr>
            </w:rPrChange>
          </w:rPr>
          <w:t xml:space="preserve"> array 21.64 (±15.36),</w:t>
        </w:r>
      </w:ins>
      <w:ins w:id="125" w:author="r02al13" w:date="2016-12-07T14:13:00Z">
        <w:r w:rsidR="00C75C20" w:rsidRPr="00C75C20">
          <w:rPr>
            <w:rFonts w:asciiTheme="majorHAnsi" w:eastAsia="Times New Roman" w:hAnsiTheme="majorHAnsi" w:cs="Arial"/>
            <w:color w:val="3C78D8"/>
            <w:lang w:eastAsia="en-GB"/>
            <w:rPrChange w:id="126" w:author="r02al13" w:date="2016-12-07T14:13:00Z">
              <w:rPr>
                <w:rFonts w:ascii="Arial" w:eastAsia="Times New Roman" w:hAnsi="Arial" w:cs="Arial"/>
                <w:color w:val="3C78D8"/>
                <w:lang w:eastAsia="en-GB"/>
              </w:rPr>
            </w:rPrChange>
          </w:rPr>
          <w:t xml:space="preserve"> </w:t>
        </w:r>
      </w:ins>
      <w:ins w:id="127" w:author="r02al13" w:date="2016-12-07T14:12:00Z">
        <w:r w:rsidR="00C75C20" w:rsidRPr="00C75C20">
          <w:rPr>
            <w:rFonts w:asciiTheme="majorHAnsi" w:eastAsia="Times New Roman" w:hAnsiTheme="majorHAnsi" w:cs="Arial"/>
            <w:color w:val="3C78D8"/>
            <w:lang w:eastAsia="en-GB"/>
            <w:rPrChange w:id="128" w:author="r02al13" w:date="2016-12-07T14:13:00Z">
              <w:rPr>
                <w:rFonts w:ascii="Arial" w:eastAsia="Times New Roman" w:hAnsi="Arial" w:cs="Arial"/>
                <w:color w:val="3C78D8"/>
                <w:sz w:val="24"/>
                <w:szCs w:val="24"/>
                <w:lang w:eastAsia="en-GB"/>
              </w:rPr>
            </w:rPrChange>
          </w:rPr>
          <w:t>Homogeneous array 7.57 (±2.81)</w:t>
        </w:r>
      </w:ins>
      <w:ins w:id="129" w:author="r02al13" w:date="2016-12-07T14:13:00Z">
        <w:r w:rsidR="00C75C20" w:rsidRPr="00C75C20">
          <w:rPr>
            <w:rFonts w:asciiTheme="majorHAnsi" w:eastAsia="Times New Roman" w:hAnsiTheme="majorHAnsi"/>
            <w:lang w:eastAsia="en-GB"/>
            <w:rPrChange w:id="130" w:author="r02al13" w:date="2016-12-07T14:13:00Z">
              <w:rPr>
                <w:rFonts w:ascii="Times New Roman" w:eastAsia="Times New Roman" w:hAnsi="Times New Roman" w:cs="Times New Roman"/>
                <w:sz w:val="24"/>
                <w:szCs w:val="24"/>
                <w:lang w:eastAsia="en-GB"/>
              </w:rPr>
            </w:rPrChange>
          </w:rPr>
          <w:t xml:space="preserve"> </w:t>
        </w:r>
      </w:ins>
      <w:ins w:id="131" w:author="r02al13" w:date="2016-12-07T14:12:00Z">
        <w:r w:rsidR="00C75C20" w:rsidRPr="00C75C20">
          <w:rPr>
            <w:rFonts w:asciiTheme="majorHAnsi" w:eastAsia="Times New Roman" w:hAnsiTheme="majorHAnsi" w:cs="Arial"/>
            <w:color w:val="3C78D8"/>
            <w:lang w:eastAsia="en-GB"/>
            <w:rPrChange w:id="132" w:author="r02al13" w:date="2016-12-07T14:13:00Z">
              <w:rPr>
                <w:rFonts w:ascii="Arial" w:eastAsia="Times New Roman" w:hAnsi="Arial" w:cs="Arial"/>
                <w:color w:val="3C78D8"/>
                <w:sz w:val="24"/>
                <w:szCs w:val="24"/>
                <w:lang w:eastAsia="en-GB"/>
              </w:rPr>
            </w:rPrChange>
          </w:rPr>
          <w:t>Split screen array 18.82 (±11.42)</w:t>
        </w:r>
      </w:ins>
      <w:ins w:id="133" w:author="r02al13" w:date="2016-12-07T14:13:00Z">
        <w:r w:rsidR="00C75C20" w:rsidRPr="00C75C20">
          <w:rPr>
            <w:rFonts w:asciiTheme="majorHAnsi" w:eastAsia="Times New Roman" w:hAnsiTheme="majorHAnsi" w:cs="Arial"/>
            <w:color w:val="3C78D8"/>
            <w:lang w:eastAsia="en-GB"/>
            <w:rPrChange w:id="134" w:author="r02al13" w:date="2016-12-07T14:13:00Z">
              <w:rPr>
                <w:rFonts w:ascii="Arial" w:eastAsia="Times New Roman" w:hAnsi="Arial" w:cs="Arial"/>
                <w:color w:val="3C78D8"/>
                <w:sz w:val="24"/>
                <w:szCs w:val="24"/>
                <w:lang w:eastAsia="en-GB"/>
              </w:rPr>
            </w:rPrChange>
          </w:rPr>
          <w:t>.</w:t>
        </w:r>
      </w:ins>
    </w:p>
    <w:p w14:paraId="6F91FA90" w14:textId="22929327" w:rsidR="007774AA" w:rsidRDefault="002B1C8C" w:rsidP="00E5044B">
      <w:pPr>
        <w:spacing w:line="480" w:lineRule="auto"/>
        <w:ind w:firstLine="0"/>
        <w:rPr>
          <w:rFonts w:asciiTheme="majorHAnsi" w:hAnsiTheme="majorHAnsi"/>
          <w:sz w:val="24"/>
          <w:szCs w:val="24"/>
        </w:rPr>
      </w:pPr>
      <w:del w:id="135" w:author="r02al13" w:date="2016-12-07T14:14:00Z">
        <w:r w:rsidRPr="002B1C8C" w:rsidDel="00C75C20">
          <w:rPr>
            <w:rFonts w:asciiTheme="majorHAnsi" w:hAnsiTheme="majorHAnsi"/>
            <w:sz w:val="24"/>
            <w:szCs w:val="24"/>
          </w:rPr>
          <w:delText xml:space="preserve"> 4 for</w:delText>
        </w:r>
        <w:r w:rsidR="005E1F9C" w:rsidDel="00C75C20">
          <w:rPr>
            <w:rFonts w:asciiTheme="majorHAnsi" w:hAnsiTheme="majorHAnsi"/>
            <w:sz w:val="24"/>
            <w:szCs w:val="24"/>
          </w:rPr>
          <w:delText xml:space="preserve"> uniform</w:delText>
        </w:r>
        <w:r w:rsidRPr="002B1C8C" w:rsidDel="00C75C20">
          <w:rPr>
            <w:rFonts w:asciiTheme="majorHAnsi" w:hAnsiTheme="majorHAnsi"/>
            <w:sz w:val="24"/>
            <w:szCs w:val="24"/>
          </w:rPr>
          <w:delText xml:space="preserve"> homogeneous (range: 2.5-5.0), 6.4 (3.9-13.7) for heterogeneous and 16.9 (8.7-37.8) for target absent.</w:delText>
        </w:r>
      </w:del>
    </w:p>
    <w:p w14:paraId="5FB0011A" w14:textId="3CF4D506" w:rsidR="003909BB" w:rsidRDefault="00BF658B" w:rsidP="00E5044B">
      <w:pPr>
        <w:spacing w:line="480" w:lineRule="auto"/>
        <w:ind w:firstLine="0"/>
        <w:rPr>
          <w:rFonts w:asciiTheme="majorHAnsi" w:hAnsiTheme="majorHAnsi"/>
          <w:sz w:val="24"/>
          <w:szCs w:val="24"/>
        </w:rPr>
      </w:pPr>
      <w:r w:rsidRPr="002B1C8C">
        <w:rPr>
          <w:rFonts w:asciiTheme="majorHAnsi" w:hAnsiTheme="majorHAnsi"/>
          <w:sz w:val="24"/>
          <w:szCs w:val="24"/>
        </w:rPr>
        <w:t>P</w:t>
      </w:r>
      <w:r w:rsidR="005B759E" w:rsidRPr="002B1C8C">
        <w:rPr>
          <w:rFonts w:asciiTheme="majorHAnsi" w:hAnsiTheme="majorHAnsi"/>
          <w:sz w:val="24"/>
          <w:szCs w:val="24"/>
        </w:rPr>
        <w:t xml:space="preserve">articipants </w:t>
      </w:r>
      <w:r w:rsidRPr="002B1C8C">
        <w:rPr>
          <w:rFonts w:asciiTheme="majorHAnsi" w:hAnsiTheme="majorHAnsi"/>
          <w:sz w:val="24"/>
          <w:szCs w:val="24"/>
        </w:rPr>
        <w:t xml:space="preserve">made, on average, </w:t>
      </w:r>
      <w:ins w:id="136" w:author="r02al13" w:date="2016-12-07T14:14:00Z">
        <w:r w:rsidR="00C75C20">
          <w:rPr>
            <w:rFonts w:asciiTheme="majorHAnsi" w:hAnsiTheme="majorHAnsi"/>
            <w:sz w:val="24"/>
            <w:szCs w:val="24"/>
          </w:rPr>
          <w:t xml:space="preserve">seven </w:t>
        </w:r>
      </w:ins>
      <w:del w:id="137" w:author="r02al13" w:date="2016-12-07T14:14:00Z">
        <w:r w:rsidR="00B1403C" w:rsidRPr="002B1C8C" w:rsidDel="00C75C20">
          <w:rPr>
            <w:rFonts w:asciiTheme="majorHAnsi" w:hAnsiTheme="majorHAnsi"/>
            <w:sz w:val="24"/>
            <w:szCs w:val="24"/>
          </w:rPr>
          <w:delText>four</w:delText>
        </w:r>
      </w:del>
      <w:r w:rsidR="008B7B0D" w:rsidRPr="002B1C8C">
        <w:rPr>
          <w:rFonts w:asciiTheme="majorHAnsi" w:hAnsiTheme="majorHAnsi"/>
          <w:sz w:val="24"/>
          <w:szCs w:val="24"/>
        </w:rPr>
        <w:t xml:space="preserve"> eye movements in the </w:t>
      </w:r>
      <w:r w:rsidR="00A80E20" w:rsidRPr="002B1C8C">
        <w:rPr>
          <w:rFonts w:asciiTheme="majorHAnsi" w:hAnsiTheme="majorHAnsi"/>
          <w:sz w:val="24"/>
          <w:szCs w:val="24"/>
        </w:rPr>
        <w:t xml:space="preserve">uniform </w:t>
      </w:r>
      <w:r w:rsidR="008B7B0D" w:rsidRPr="002B1C8C">
        <w:rPr>
          <w:rFonts w:asciiTheme="majorHAnsi" w:hAnsiTheme="majorHAnsi"/>
          <w:sz w:val="24"/>
          <w:szCs w:val="24"/>
        </w:rPr>
        <w:t>homogenous</w:t>
      </w:r>
      <w:ins w:id="138" w:author="r02al13" w:date="2016-12-07T14:15:00Z">
        <w:r w:rsidR="00C75C20">
          <w:rPr>
            <w:rFonts w:asciiTheme="majorHAnsi" w:hAnsiTheme="majorHAnsi"/>
            <w:sz w:val="24"/>
            <w:szCs w:val="24"/>
          </w:rPr>
          <w:t xml:space="preserve"> absent</w:t>
        </w:r>
      </w:ins>
      <w:r w:rsidR="008B7B0D" w:rsidRPr="002B1C8C">
        <w:rPr>
          <w:rFonts w:asciiTheme="majorHAnsi" w:hAnsiTheme="majorHAnsi"/>
          <w:sz w:val="24"/>
          <w:szCs w:val="24"/>
        </w:rPr>
        <w:t xml:space="preserve"> display</w:t>
      </w:r>
      <w:r w:rsidR="006626C0" w:rsidRPr="002B1C8C">
        <w:rPr>
          <w:rFonts w:asciiTheme="majorHAnsi" w:hAnsiTheme="majorHAnsi"/>
          <w:sz w:val="24"/>
          <w:szCs w:val="24"/>
        </w:rPr>
        <w:t xml:space="preserve"> before making a response</w:t>
      </w:r>
      <w:r w:rsidRPr="002B1C8C">
        <w:rPr>
          <w:rFonts w:asciiTheme="majorHAnsi" w:hAnsiTheme="majorHAnsi"/>
          <w:sz w:val="24"/>
          <w:szCs w:val="24"/>
        </w:rPr>
        <w:t>.</w:t>
      </w:r>
      <w:r w:rsidR="003909BB" w:rsidRPr="002B1C8C">
        <w:rPr>
          <w:rFonts w:asciiTheme="majorHAnsi" w:hAnsiTheme="majorHAnsi"/>
          <w:sz w:val="24"/>
          <w:szCs w:val="24"/>
        </w:rPr>
        <w:t xml:space="preserve"> </w:t>
      </w:r>
      <w:r w:rsidR="006626C0" w:rsidRPr="002B1C8C">
        <w:rPr>
          <w:rFonts w:asciiTheme="majorHAnsi" w:hAnsiTheme="majorHAnsi"/>
          <w:sz w:val="24"/>
          <w:szCs w:val="24"/>
        </w:rPr>
        <w:t xml:space="preserve">Each of these fixations can be considered unnecessary, given that participants in the pilot experiment were close to 100% correct with no eye movements at all. </w:t>
      </w:r>
      <w:r w:rsidR="003909BB" w:rsidRPr="002B1C8C">
        <w:rPr>
          <w:rFonts w:asciiTheme="majorHAnsi" w:hAnsiTheme="majorHAnsi"/>
          <w:sz w:val="24"/>
          <w:szCs w:val="24"/>
        </w:rPr>
        <w:t xml:space="preserve">If </w:t>
      </w:r>
      <w:r w:rsidR="00540A8A" w:rsidRPr="002B1C8C">
        <w:rPr>
          <w:rFonts w:asciiTheme="majorHAnsi" w:hAnsiTheme="majorHAnsi"/>
          <w:sz w:val="24"/>
          <w:szCs w:val="24"/>
        </w:rPr>
        <w:t xml:space="preserve">search on </w:t>
      </w:r>
      <w:r w:rsidR="00A053EC">
        <w:rPr>
          <w:rFonts w:asciiTheme="majorHAnsi" w:hAnsiTheme="majorHAnsi"/>
          <w:sz w:val="24"/>
          <w:szCs w:val="24"/>
        </w:rPr>
        <w:t>compound</w:t>
      </w:r>
      <w:r w:rsidR="00540A8A" w:rsidRPr="002B1C8C">
        <w:rPr>
          <w:rFonts w:asciiTheme="majorHAnsi" w:hAnsiTheme="majorHAnsi"/>
          <w:sz w:val="24"/>
          <w:szCs w:val="24"/>
        </w:rPr>
        <w:t xml:space="preserve"> trials is simply an</w:t>
      </w:r>
      <w:r w:rsidR="003909BB" w:rsidRPr="002B1C8C">
        <w:rPr>
          <w:rFonts w:asciiTheme="majorHAnsi" w:hAnsiTheme="majorHAnsi"/>
          <w:sz w:val="24"/>
          <w:szCs w:val="24"/>
        </w:rPr>
        <w:t xml:space="preserve"> </w:t>
      </w:r>
      <w:r w:rsidR="00540A8A" w:rsidRPr="002B1C8C">
        <w:rPr>
          <w:rFonts w:asciiTheme="majorHAnsi" w:hAnsiTheme="majorHAnsi"/>
          <w:sz w:val="24"/>
          <w:szCs w:val="24"/>
        </w:rPr>
        <w:t>(optimal</w:t>
      </w:r>
      <w:r w:rsidR="003909BB" w:rsidRPr="002B1C8C">
        <w:rPr>
          <w:rFonts w:asciiTheme="majorHAnsi" w:hAnsiTheme="majorHAnsi"/>
          <w:sz w:val="24"/>
          <w:szCs w:val="24"/>
        </w:rPr>
        <w:t xml:space="preserve">) </w:t>
      </w:r>
      <w:r w:rsidR="00540A8A" w:rsidRPr="002B1C8C">
        <w:rPr>
          <w:rFonts w:asciiTheme="majorHAnsi" w:hAnsiTheme="majorHAnsi"/>
          <w:sz w:val="24"/>
          <w:szCs w:val="24"/>
        </w:rPr>
        <w:t>combination of</w:t>
      </w:r>
      <w:r w:rsidR="003909BB" w:rsidRPr="002B1C8C">
        <w:rPr>
          <w:rFonts w:asciiTheme="majorHAnsi" w:hAnsiTheme="majorHAnsi"/>
          <w:sz w:val="24"/>
          <w:szCs w:val="24"/>
        </w:rPr>
        <w:t xml:space="preserve"> </w:t>
      </w:r>
      <w:r w:rsidR="00540A8A" w:rsidRPr="002B1C8C">
        <w:rPr>
          <w:rFonts w:asciiTheme="majorHAnsi" w:hAnsiTheme="majorHAnsi"/>
          <w:sz w:val="24"/>
          <w:szCs w:val="24"/>
        </w:rPr>
        <w:t xml:space="preserve">suboptimal search </w:t>
      </w:r>
      <w:r w:rsidR="003909BB" w:rsidRPr="002B1C8C">
        <w:rPr>
          <w:rFonts w:asciiTheme="majorHAnsi" w:hAnsiTheme="majorHAnsi"/>
          <w:sz w:val="24"/>
          <w:szCs w:val="24"/>
        </w:rPr>
        <w:t xml:space="preserve">behaviour on </w:t>
      </w:r>
      <w:r w:rsidR="00540A8A" w:rsidRPr="002B1C8C">
        <w:rPr>
          <w:rFonts w:asciiTheme="majorHAnsi" w:hAnsiTheme="majorHAnsi"/>
          <w:sz w:val="24"/>
          <w:szCs w:val="24"/>
        </w:rPr>
        <w:t xml:space="preserve">the two types of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trials, then </w:t>
      </w:r>
      <w:r w:rsidRPr="002B1C8C">
        <w:rPr>
          <w:rFonts w:asciiTheme="majorHAnsi" w:hAnsiTheme="majorHAnsi"/>
          <w:sz w:val="24"/>
          <w:szCs w:val="24"/>
        </w:rPr>
        <w:t>RT</w:t>
      </w:r>
      <w:r w:rsidR="003909BB" w:rsidRPr="002B1C8C">
        <w:rPr>
          <w:rFonts w:asciiTheme="majorHAnsi" w:hAnsiTheme="majorHAnsi"/>
          <w:sz w:val="24"/>
          <w:szCs w:val="24"/>
        </w:rPr>
        <w:t xml:space="preserve"> on the </w:t>
      </w:r>
      <w:r w:rsidR="00A053EC">
        <w:rPr>
          <w:rFonts w:asciiTheme="majorHAnsi" w:hAnsiTheme="majorHAnsi"/>
          <w:sz w:val="24"/>
          <w:szCs w:val="24"/>
        </w:rPr>
        <w:t>compound</w:t>
      </w:r>
      <w:r w:rsidRPr="002B1C8C">
        <w:rPr>
          <w:rFonts w:asciiTheme="majorHAnsi" w:hAnsiTheme="majorHAnsi"/>
          <w:sz w:val="24"/>
          <w:szCs w:val="24"/>
        </w:rPr>
        <w:t xml:space="preserve"> </w:t>
      </w:r>
      <w:r w:rsidRPr="002B1C8C">
        <w:rPr>
          <w:rFonts w:asciiTheme="majorHAnsi" w:hAnsiTheme="majorHAnsi"/>
          <w:sz w:val="24"/>
          <w:szCs w:val="24"/>
        </w:rPr>
        <w:lastRenderedPageBreak/>
        <w:t xml:space="preserve">trials should equal the average of RT on the </w:t>
      </w:r>
      <w:r w:rsidR="00A80E20" w:rsidRPr="002B1C8C">
        <w:rPr>
          <w:rFonts w:asciiTheme="majorHAnsi" w:hAnsiTheme="majorHAnsi"/>
          <w:sz w:val="24"/>
          <w:szCs w:val="24"/>
        </w:rPr>
        <w:t>uniform</w:t>
      </w:r>
      <w:r w:rsidRPr="002B1C8C">
        <w:rPr>
          <w:rFonts w:asciiTheme="majorHAnsi" w:hAnsiTheme="majorHAnsi"/>
          <w:sz w:val="24"/>
          <w:szCs w:val="24"/>
        </w:rPr>
        <w:t xml:space="preserve"> homogeneous and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heterogeneous </w:t>
      </w:r>
      <w:r w:rsidRPr="002B1C8C">
        <w:rPr>
          <w:rFonts w:asciiTheme="majorHAnsi" w:hAnsiTheme="majorHAnsi"/>
          <w:sz w:val="24"/>
          <w:szCs w:val="24"/>
        </w:rPr>
        <w:t xml:space="preserve">trials. If </w:t>
      </w:r>
      <w:r w:rsidR="003909BB" w:rsidRPr="002B1C8C">
        <w:rPr>
          <w:rFonts w:asciiTheme="majorHAnsi" w:hAnsiTheme="majorHAnsi"/>
          <w:sz w:val="24"/>
          <w:szCs w:val="24"/>
        </w:rPr>
        <w:t xml:space="preserve">equal, this would suggest our participants simply </w:t>
      </w:r>
      <w:r w:rsidR="007B15F2" w:rsidRPr="002B1C8C">
        <w:rPr>
          <w:rFonts w:asciiTheme="majorHAnsi" w:hAnsiTheme="majorHAnsi"/>
          <w:sz w:val="24"/>
          <w:szCs w:val="24"/>
        </w:rPr>
        <w:t>sacrifice efficiency</w:t>
      </w:r>
      <w:r w:rsidR="003909BB" w:rsidRPr="002B1C8C">
        <w:rPr>
          <w:rFonts w:asciiTheme="majorHAnsi" w:hAnsiTheme="majorHAnsi"/>
          <w:sz w:val="24"/>
          <w:szCs w:val="24"/>
        </w:rPr>
        <w:t xml:space="preserve"> to satisfy </w:t>
      </w:r>
      <w:proofErr w:type="gramStart"/>
      <w:r w:rsidR="001D74A2">
        <w:rPr>
          <w:rFonts w:asciiTheme="majorHAnsi" w:hAnsiTheme="majorHAnsi"/>
          <w:sz w:val="24"/>
          <w:szCs w:val="24"/>
        </w:rPr>
        <w:t xml:space="preserve">an </w:t>
      </w:r>
      <w:r w:rsidR="007B15F2" w:rsidRPr="002B1C8C">
        <w:rPr>
          <w:rFonts w:asciiTheme="majorHAnsi" w:hAnsiTheme="majorHAnsi"/>
          <w:sz w:val="24"/>
          <w:szCs w:val="24"/>
        </w:rPr>
        <w:t>overly conservative</w:t>
      </w:r>
      <w:r w:rsidR="003909BB" w:rsidRPr="002B1C8C">
        <w:rPr>
          <w:rFonts w:asciiTheme="majorHAnsi" w:hAnsiTheme="majorHAnsi"/>
          <w:sz w:val="24"/>
          <w:szCs w:val="24"/>
        </w:rPr>
        <w:t xml:space="preserve"> certainty criteria</w:t>
      </w:r>
      <w:proofErr w:type="gramEnd"/>
      <w:r w:rsidR="003909BB" w:rsidRPr="002B1C8C">
        <w:rPr>
          <w:rFonts w:asciiTheme="majorHAnsi" w:hAnsiTheme="majorHAnsi"/>
          <w:sz w:val="24"/>
          <w:szCs w:val="24"/>
        </w:rPr>
        <w:t xml:space="preserve">. </w:t>
      </w:r>
      <w:r w:rsidR="00A93F3F" w:rsidRPr="002B1C8C">
        <w:rPr>
          <w:rFonts w:asciiTheme="majorHAnsi" w:hAnsiTheme="majorHAnsi"/>
          <w:sz w:val="24"/>
          <w:szCs w:val="24"/>
        </w:rPr>
        <w:t xml:space="preserve"> </w:t>
      </w:r>
      <w:r w:rsidR="006626C0" w:rsidRPr="002B1C8C">
        <w:rPr>
          <w:rFonts w:asciiTheme="majorHAnsi" w:hAnsiTheme="majorHAnsi"/>
          <w:sz w:val="24"/>
          <w:szCs w:val="24"/>
        </w:rPr>
        <w:t>To the extent that</w:t>
      </w:r>
      <w:r w:rsidR="003909BB" w:rsidRPr="002B1C8C">
        <w:rPr>
          <w:rFonts w:asciiTheme="majorHAnsi" w:hAnsiTheme="majorHAnsi"/>
          <w:sz w:val="24"/>
          <w:szCs w:val="24"/>
        </w:rPr>
        <w:t xml:space="preserve"> </w:t>
      </w:r>
      <w:r w:rsidR="00A80E20" w:rsidRPr="002B1C8C">
        <w:rPr>
          <w:rFonts w:asciiTheme="majorHAnsi" w:hAnsiTheme="majorHAnsi"/>
          <w:sz w:val="24"/>
          <w:szCs w:val="24"/>
        </w:rPr>
        <w:t>search is</w:t>
      </w:r>
      <w:r w:rsidR="003909BB" w:rsidRPr="002B1C8C">
        <w:rPr>
          <w:rFonts w:asciiTheme="majorHAnsi" w:hAnsiTheme="majorHAnsi"/>
          <w:sz w:val="24"/>
          <w:szCs w:val="24"/>
        </w:rPr>
        <w:t xml:space="preserve"> slower on </w:t>
      </w:r>
      <w:r w:rsidR="00A053EC">
        <w:rPr>
          <w:rFonts w:asciiTheme="majorHAnsi" w:hAnsiTheme="majorHAnsi"/>
          <w:sz w:val="24"/>
          <w:szCs w:val="24"/>
        </w:rPr>
        <w:t>compound</w:t>
      </w:r>
      <w:r w:rsidR="00A80E20" w:rsidRPr="002B1C8C">
        <w:rPr>
          <w:rFonts w:asciiTheme="majorHAnsi" w:hAnsiTheme="majorHAnsi"/>
          <w:sz w:val="24"/>
          <w:szCs w:val="24"/>
        </w:rPr>
        <w:t xml:space="preserve"> trials compared to the average of the two types of</w:t>
      </w:r>
      <w:r w:rsidR="003909BB" w:rsidRPr="002B1C8C">
        <w:rPr>
          <w:rFonts w:asciiTheme="majorHAnsi" w:hAnsiTheme="majorHAnsi"/>
          <w:sz w:val="24"/>
          <w:szCs w:val="24"/>
        </w:rPr>
        <w:t xml:space="preserve"> </w:t>
      </w:r>
      <w:r w:rsidR="00A053EC">
        <w:rPr>
          <w:rFonts w:asciiTheme="majorHAnsi" w:hAnsiTheme="majorHAnsi"/>
          <w:sz w:val="24"/>
          <w:szCs w:val="24"/>
        </w:rPr>
        <w:t>uniform</w:t>
      </w:r>
      <w:r w:rsidR="003909BB" w:rsidRPr="002B1C8C">
        <w:rPr>
          <w:rFonts w:asciiTheme="majorHAnsi" w:hAnsiTheme="majorHAnsi"/>
          <w:sz w:val="24"/>
          <w:szCs w:val="24"/>
        </w:rPr>
        <w:t xml:space="preserve"> trials</w:t>
      </w:r>
      <w:r w:rsidR="00A93F3F" w:rsidRPr="002B1C8C">
        <w:rPr>
          <w:rFonts w:asciiTheme="majorHAnsi" w:hAnsiTheme="majorHAnsi"/>
          <w:sz w:val="24"/>
          <w:szCs w:val="24"/>
        </w:rPr>
        <w:t>,</w:t>
      </w:r>
      <w:r w:rsidR="003909BB" w:rsidRPr="002B1C8C">
        <w:rPr>
          <w:rFonts w:asciiTheme="majorHAnsi" w:hAnsiTheme="majorHAnsi"/>
          <w:sz w:val="24"/>
          <w:szCs w:val="24"/>
        </w:rPr>
        <w:t xml:space="preserve"> </w:t>
      </w:r>
      <w:r w:rsidR="00A93F3F" w:rsidRPr="002B1C8C">
        <w:rPr>
          <w:rFonts w:asciiTheme="majorHAnsi" w:hAnsiTheme="majorHAnsi"/>
          <w:sz w:val="24"/>
          <w:szCs w:val="24"/>
        </w:rPr>
        <w:t>an inflated</w:t>
      </w:r>
      <w:r w:rsidR="003909BB" w:rsidRPr="002B1C8C">
        <w:rPr>
          <w:rFonts w:asciiTheme="majorHAnsi" w:hAnsiTheme="majorHAnsi"/>
          <w:sz w:val="24"/>
          <w:szCs w:val="24"/>
        </w:rPr>
        <w:t xml:space="preserve"> certainty criterion </w:t>
      </w:r>
      <w:r w:rsidR="00A93F3F" w:rsidRPr="002B1C8C">
        <w:rPr>
          <w:rFonts w:asciiTheme="majorHAnsi" w:hAnsiTheme="majorHAnsi"/>
          <w:sz w:val="24"/>
          <w:szCs w:val="24"/>
        </w:rPr>
        <w:t xml:space="preserve">alone </w:t>
      </w:r>
      <w:r w:rsidR="003909BB" w:rsidRPr="002B1C8C">
        <w:rPr>
          <w:rFonts w:asciiTheme="majorHAnsi" w:hAnsiTheme="majorHAnsi"/>
          <w:sz w:val="24"/>
          <w:szCs w:val="24"/>
        </w:rPr>
        <w:t xml:space="preserve">does not explain poor </w:t>
      </w:r>
      <w:r w:rsidR="00A93F3F" w:rsidRPr="002B1C8C">
        <w:rPr>
          <w:rFonts w:asciiTheme="majorHAnsi" w:hAnsiTheme="majorHAnsi"/>
          <w:sz w:val="24"/>
          <w:szCs w:val="24"/>
        </w:rPr>
        <w:t xml:space="preserve">search </w:t>
      </w:r>
      <w:r w:rsidR="003909BB" w:rsidRPr="002B1C8C">
        <w:rPr>
          <w:rFonts w:asciiTheme="majorHAnsi" w:hAnsiTheme="majorHAnsi"/>
          <w:sz w:val="24"/>
          <w:szCs w:val="24"/>
        </w:rPr>
        <w:t xml:space="preserve">behaviour. </w:t>
      </w:r>
    </w:p>
    <w:p w14:paraId="3B273F45" w14:textId="0E8CC8E5" w:rsidR="001D74A2" w:rsidRDefault="001D74A2" w:rsidP="001D74A2">
      <w:pPr>
        <w:spacing w:line="480" w:lineRule="auto"/>
        <w:ind w:firstLine="0"/>
        <w:rPr>
          <w:rFonts w:asciiTheme="majorHAnsi" w:hAnsiTheme="majorHAnsi"/>
          <w:sz w:val="24"/>
          <w:szCs w:val="24"/>
        </w:rPr>
      </w:pPr>
      <w:r>
        <w:rPr>
          <w:rFonts w:asciiTheme="majorHAnsi" w:hAnsiTheme="majorHAnsi"/>
          <w:sz w:val="24"/>
          <w:szCs w:val="24"/>
        </w:rPr>
        <w:t>Figure 6</w:t>
      </w:r>
      <w:r w:rsidRPr="002B1C8C">
        <w:rPr>
          <w:rFonts w:asciiTheme="majorHAnsi" w:hAnsiTheme="majorHAnsi"/>
          <w:sz w:val="24"/>
          <w:szCs w:val="24"/>
        </w:rPr>
        <w:t xml:space="preserve"> shows predicted and actual RT for each participant on the target absent trials. All participants lie above the red line (although three are very close). This indicates that participants are taking longer than predicted from the uniform trials. To quantify the size of the difference, we calculated the ratio of split versus predicted RT for each participant. If participants’ behaviour on the </w:t>
      </w:r>
      <w:r w:rsidR="00A053EC">
        <w:rPr>
          <w:rFonts w:asciiTheme="majorHAnsi" w:hAnsiTheme="majorHAnsi"/>
          <w:sz w:val="24"/>
          <w:szCs w:val="24"/>
        </w:rPr>
        <w:t>compound</w:t>
      </w:r>
      <w:r w:rsidRPr="002B1C8C">
        <w:rPr>
          <w:rFonts w:asciiTheme="majorHAnsi" w:hAnsiTheme="majorHAnsi"/>
          <w:sz w:val="24"/>
          <w:szCs w:val="24"/>
        </w:rPr>
        <w:t xml:space="preserve"> trials matches an average of the behaviour they exhibit on the uniform trials, the ratio should be around 1. The mean ratio was 1.21(± .15), significantly higher than 1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 xml:space="preserve">13)=30.95,  </w:t>
      </w:r>
      <w:r w:rsidRPr="002B1C8C">
        <w:rPr>
          <w:rFonts w:asciiTheme="majorHAnsi" w:hAnsiTheme="majorHAnsi"/>
          <w:i/>
          <w:sz w:val="24"/>
          <w:szCs w:val="24"/>
        </w:rPr>
        <w:t>p</w:t>
      </w:r>
      <w:r w:rsidRPr="002B1C8C">
        <w:rPr>
          <w:rFonts w:asciiTheme="majorHAnsi" w:hAnsiTheme="majorHAnsi"/>
          <w:sz w:val="24"/>
          <w:szCs w:val="24"/>
        </w:rPr>
        <w:t xml:space="preserve">&lt;.001). This additional slowing of reaction time in the </w:t>
      </w:r>
      <w:r w:rsidR="00A053EC">
        <w:rPr>
          <w:rFonts w:asciiTheme="majorHAnsi" w:hAnsiTheme="majorHAnsi"/>
          <w:sz w:val="24"/>
          <w:szCs w:val="24"/>
        </w:rPr>
        <w:t>compound</w:t>
      </w:r>
      <w:r w:rsidRPr="002B1C8C">
        <w:rPr>
          <w:rFonts w:asciiTheme="majorHAnsi" w:hAnsiTheme="majorHAnsi"/>
          <w:sz w:val="24"/>
          <w:szCs w:val="24"/>
        </w:rPr>
        <w:t xml:space="preserve"> trials can be attributed specifically to an inefficiency in allocating fixations to locations that yield the most information.</w:t>
      </w:r>
    </w:p>
    <w:p w14:paraId="2C89BD13" w14:textId="77777777" w:rsidR="001D74A2" w:rsidRPr="002B1C8C" w:rsidRDefault="001D74A2" w:rsidP="00E5044B">
      <w:pPr>
        <w:spacing w:line="480" w:lineRule="auto"/>
        <w:ind w:firstLine="0"/>
        <w:rPr>
          <w:rFonts w:asciiTheme="majorHAnsi" w:hAnsiTheme="majorHAnsi"/>
          <w:sz w:val="24"/>
          <w:szCs w:val="24"/>
        </w:rPr>
      </w:pPr>
    </w:p>
    <w:p w14:paraId="578B225E" w14:textId="7E271EAE" w:rsidR="00E668C5" w:rsidRPr="002B1C8C" w:rsidRDefault="00E668C5" w:rsidP="001D74A2">
      <w:pPr>
        <w:spacing w:line="480" w:lineRule="auto"/>
        <w:ind w:firstLine="0"/>
        <w:jc w:val="center"/>
        <w:rPr>
          <w:rFonts w:asciiTheme="majorHAnsi" w:hAnsiTheme="majorHAnsi"/>
          <w:sz w:val="24"/>
          <w:szCs w:val="24"/>
        </w:rPr>
      </w:pPr>
      <w:r w:rsidRPr="002B1C8C">
        <w:rPr>
          <w:rFonts w:asciiTheme="majorHAnsi" w:hAnsiTheme="majorHAnsi"/>
          <w:noProof/>
          <w:sz w:val="24"/>
          <w:szCs w:val="24"/>
          <w:lang w:eastAsia="en-GB"/>
        </w:rPr>
        <w:drawing>
          <wp:inline distT="0" distB="0" distL="0" distR="0" wp14:anchorId="131C6460" wp14:editId="4AAD844D">
            <wp:extent cx="2743200" cy="2743200"/>
            <wp:effectExtent l="0" t="0" r="0" b="0"/>
            <wp:docPr id="9" name="Picture 9" descr="C:\Users\r02al13\Documents\GitHub\HalfScreenPopOut\Exp3\exp3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2al13\Documents\GitHub\HalfScreenPopOut\Exp3\exp3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3FC592" w14:textId="4A03A9E5" w:rsidR="00E668C5" w:rsidRPr="002B1C8C" w:rsidRDefault="00E668C5"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lastRenderedPageBreak/>
        <w:t xml:space="preserve">Figure </w:t>
      </w:r>
      <w:r w:rsidR="001D74A2">
        <w:rPr>
          <w:rStyle w:val="SubtleEmphasis"/>
          <w:rFonts w:asciiTheme="majorHAnsi" w:hAnsiTheme="majorHAnsi"/>
          <w:sz w:val="24"/>
          <w:szCs w:val="24"/>
        </w:rPr>
        <w:t>6</w:t>
      </w:r>
      <w:r w:rsidRPr="002B1C8C">
        <w:rPr>
          <w:rStyle w:val="SubtleEmphasis"/>
          <w:rFonts w:asciiTheme="majorHAnsi" w:hAnsiTheme="majorHAnsi"/>
          <w:sz w:val="24"/>
          <w:szCs w:val="24"/>
        </w:rPr>
        <w:t xml:space="preserve">. </w:t>
      </w:r>
      <w:r w:rsidR="00A053EC">
        <w:rPr>
          <w:rStyle w:val="SubtleEmphasis"/>
          <w:rFonts w:asciiTheme="majorHAnsi" w:hAnsiTheme="majorHAnsi"/>
          <w:sz w:val="24"/>
          <w:szCs w:val="24"/>
        </w:rPr>
        <w:t>The r</w:t>
      </w:r>
      <w:r w:rsidR="00A053EC" w:rsidRPr="002B1C8C">
        <w:rPr>
          <w:rStyle w:val="SubtleEmphasis"/>
          <w:rFonts w:asciiTheme="majorHAnsi" w:hAnsiTheme="majorHAnsi"/>
          <w:sz w:val="24"/>
          <w:szCs w:val="24"/>
        </w:rPr>
        <w:t xml:space="preserve">ed </w:t>
      </w:r>
      <w:r w:rsidRPr="002B1C8C">
        <w:rPr>
          <w:rStyle w:val="SubtleEmphasis"/>
          <w:rFonts w:asciiTheme="majorHAnsi" w:hAnsiTheme="majorHAnsi"/>
          <w:sz w:val="24"/>
          <w:szCs w:val="24"/>
        </w:rPr>
        <w:t>line represents</w:t>
      </w:r>
      <w:r w:rsidR="00D90C92" w:rsidRPr="002B1C8C">
        <w:rPr>
          <w:rStyle w:val="SubtleEmphasis"/>
          <w:rFonts w:asciiTheme="majorHAnsi" w:hAnsiTheme="majorHAnsi"/>
          <w:sz w:val="24"/>
          <w:szCs w:val="24"/>
        </w:rPr>
        <w:t xml:space="preserve"> predicted RT on target absent trials (</w:t>
      </w:r>
      <w:r w:rsidRPr="002B1C8C">
        <w:rPr>
          <w:rStyle w:val="SubtleEmphasis"/>
          <w:rFonts w:asciiTheme="majorHAnsi" w:hAnsiTheme="majorHAnsi"/>
          <w:sz w:val="24"/>
          <w:szCs w:val="24"/>
        </w:rPr>
        <w:t>mean homogeneous and mean heterogeneous</w:t>
      </w:r>
      <w:r w:rsidR="00D90C92" w:rsidRPr="002B1C8C">
        <w:rPr>
          <w:rStyle w:val="SubtleEmphasis"/>
          <w:rFonts w:asciiTheme="majorHAnsi" w:hAnsiTheme="majorHAnsi"/>
          <w:sz w:val="24"/>
          <w:szCs w:val="24"/>
        </w:rPr>
        <w:t xml:space="preserve"> RT</w:t>
      </w:r>
      <w:r w:rsidRPr="002B1C8C">
        <w:rPr>
          <w:rStyle w:val="SubtleEmphasis"/>
          <w:rFonts w:asciiTheme="majorHAnsi" w:hAnsiTheme="majorHAnsi"/>
          <w:sz w:val="24"/>
          <w:szCs w:val="24"/>
        </w:rPr>
        <w:t xml:space="preserve"> averaged together</w:t>
      </w:r>
      <w:r w:rsidR="00D90C92" w:rsidRPr="002B1C8C">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D90C92" w:rsidRPr="002B1C8C">
        <w:rPr>
          <w:rStyle w:val="SubtleEmphasis"/>
          <w:rFonts w:asciiTheme="majorHAnsi" w:hAnsiTheme="majorHAnsi"/>
          <w:sz w:val="24"/>
          <w:szCs w:val="24"/>
        </w:rPr>
        <w:t>T</w:t>
      </w:r>
      <w:r w:rsidRPr="002B1C8C">
        <w:rPr>
          <w:rStyle w:val="SubtleEmphasis"/>
          <w:rFonts w:asciiTheme="majorHAnsi" w:hAnsiTheme="majorHAnsi"/>
          <w:sz w:val="24"/>
          <w:szCs w:val="24"/>
        </w:rPr>
        <w:t>he blue line represent</w:t>
      </w:r>
      <w:r w:rsidR="00935B93" w:rsidRPr="002B1C8C">
        <w:rPr>
          <w:rStyle w:val="SubtleEmphasis"/>
          <w:rFonts w:asciiTheme="majorHAnsi" w:hAnsiTheme="majorHAnsi"/>
          <w:sz w:val="24"/>
          <w:szCs w:val="24"/>
        </w:rPr>
        <w:t>s</w:t>
      </w:r>
      <w:r w:rsidRPr="002B1C8C">
        <w:rPr>
          <w:rStyle w:val="SubtleEmphasis"/>
          <w:rFonts w:asciiTheme="majorHAnsi" w:hAnsiTheme="majorHAnsi"/>
          <w:sz w:val="24"/>
          <w:szCs w:val="24"/>
        </w:rPr>
        <w:t xml:space="preserve"> the actual</w:t>
      </w:r>
      <w:r w:rsidR="00D90C92" w:rsidRPr="002B1C8C">
        <w:rPr>
          <w:rStyle w:val="SubtleEmphasis"/>
          <w:rFonts w:asciiTheme="majorHAnsi" w:hAnsiTheme="majorHAnsi"/>
          <w:sz w:val="24"/>
          <w:szCs w:val="24"/>
        </w:rPr>
        <w:t xml:space="preserve"> RT</w:t>
      </w:r>
      <w:r w:rsidR="00861FAB" w:rsidRPr="002B1C8C">
        <w:rPr>
          <w:rStyle w:val="SubtleEmphasis"/>
          <w:rFonts w:asciiTheme="majorHAnsi" w:hAnsiTheme="majorHAnsi"/>
          <w:sz w:val="24"/>
          <w:szCs w:val="24"/>
        </w:rPr>
        <w:t xml:space="preserve"> on the split screen trials. </w:t>
      </w:r>
      <w:r w:rsidR="00A93F3F" w:rsidRPr="002B1C8C">
        <w:rPr>
          <w:rStyle w:val="SubtleEmphasis"/>
          <w:rFonts w:asciiTheme="majorHAnsi" w:hAnsiTheme="majorHAnsi"/>
          <w:sz w:val="24"/>
          <w:szCs w:val="24"/>
        </w:rPr>
        <w:t>M</w:t>
      </w:r>
      <w:r w:rsidR="00861FAB" w:rsidRPr="002B1C8C">
        <w:rPr>
          <w:rStyle w:val="SubtleEmphasis"/>
          <w:rFonts w:asciiTheme="majorHAnsi" w:hAnsiTheme="majorHAnsi"/>
          <w:sz w:val="24"/>
          <w:szCs w:val="24"/>
        </w:rPr>
        <w:t>ost point</w:t>
      </w:r>
      <w:r w:rsidR="00D90C92" w:rsidRPr="002B1C8C">
        <w:rPr>
          <w:rStyle w:val="SubtleEmphasis"/>
          <w:rFonts w:asciiTheme="majorHAnsi" w:hAnsiTheme="majorHAnsi"/>
          <w:sz w:val="24"/>
          <w:szCs w:val="24"/>
        </w:rPr>
        <w:t>s</w:t>
      </w:r>
      <w:r w:rsidR="00861FAB" w:rsidRPr="002B1C8C">
        <w:rPr>
          <w:rStyle w:val="SubtleEmphasis"/>
          <w:rFonts w:asciiTheme="majorHAnsi" w:hAnsiTheme="majorHAnsi"/>
          <w:sz w:val="24"/>
          <w:szCs w:val="24"/>
        </w:rPr>
        <w:t xml:space="preserve"> are above the line</w:t>
      </w:r>
      <w:r w:rsidR="00D90C92" w:rsidRPr="002B1C8C">
        <w:rPr>
          <w:rStyle w:val="SubtleEmphasis"/>
          <w:rFonts w:asciiTheme="majorHAnsi" w:hAnsiTheme="majorHAnsi"/>
          <w:sz w:val="24"/>
          <w:szCs w:val="24"/>
        </w:rPr>
        <w:t>,</w:t>
      </w:r>
      <w:r w:rsidR="00861FAB" w:rsidRPr="002B1C8C">
        <w:rPr>
          <w:rStyle w:val="SubtleEmphasis"/>
          <w:rFonts w:asciiTheme="majorHAnsi" w:hAnsiTheme="majorHAnsi"/>
          <w:sz w:val="24"/>
          <w:szCs w:val="24"/>
        </w:rPr>
        <w:t xml:space="preserve"> suggesting participants </w:t>
      </w:r>
      <w:r w:rsidR="00A93F3F" w:rsidRPr="002B1C8C">
        <w:rPr>
          <w:rStyle w:val="SubtleEmphasis"/>
          <w:rFonts w:asciiTheme="majorHAnsi" w:hAnsiTheme="majorHAnsi"/>
          <w:sz w:val="24"/>
          <w:szCs w:val="24"/>
        </w:rPr>
        <w:t>take</w:t>
      </w:r>
      <w:r w:rsidR="00861FAB" w:rsidRPr="002B1C8C">
        <w:rPr>
          <w:rStyle w:val="SubtleEmphasis"/>
          <w:rFonts w:asciiTheme="majorHAnsi" w:hAnsiTheme="majorHAnsi"/>
          <w:sz w:val="24"/>
          <w:szCs w:val="24"/>
        </w:rPr>
        <w:t xml:space="preserve"> longer</w:t>
      </w:r>
      <w:r w:rsidR="00A93F3F" w:rsidRPr="002B1C8C">
        <w:rPr>
          <w:rStyle w:val="SubtleEmphasis"/>
          <w:rFonts w:asciiTheme="majorHAnsi" w:hAnsiTheme="majorHAnsi"/>
          <w:sz w:val="24"/>
          <w:szCs w:val="24"/>
        </w:rPr>
        <w:t xml:space="preserve"> on the split screen trials than</w:t>
      </w:r>
      <w:r w:rsidR="00861FAB" w:rsidRPr="002B1C8C">
        <w:rPr>
          <w:rStyle w:val="SubtleEmphasis"/>
          <w:rFonts w:asciiTheme="majorHAnsi" w:hAnsiTheme="majorHAnsi"/>
          <w:sz w:val="24"/>
          <w:szCs w:val="24"/>
        </w:rPr>
        <w:t xml:space="preserve"> predict</w:t>
      </w:r>
      <w:r w:rsidR="00A93F3F" w:rsidRPr="002B1C8C">
        <w:rPr>
          <w:rStyle w:val="SubtleEmphasis"/>
          <w:rFonts w:asciiTheme="majorHAnsi" w:hAnsiTheme="majorHAnsi"/>
          <w:sz w:val="24"/>
          <w:szCs w:val="24"/>
        </w:rPr>
        <w:t>ed</w:t>
      </w:r>
      <w:r w:rsidR="00861FAB" w:rsidRPr="002B1C8C">
        <w:rPr>
          <w:rStyle w:val="SubtleEmphasis"/>
          <w:rFonts w:asciiTheme="majorHAnsi" w:hAnsiTheme="majorHAnsi"/>
          <w:sz w:val="24"/>
          <w:szCs w:val="24"/>
        </w:rPr>
        <w:t xml:space="preserve"> from their behaviour on the full screen trials</w:t>
      </w:r>
      <w:r w:rsidR="00A93F3F" w:rsidRPr="002B1C8C">
        <w:rPr>
          <w:rStyle w:val="SubtleEmphasis"/>
          <w:rFonts w:asciiTheme="majorHAnsi" w:hAnsiTheme="majorHAnsi"/>
          <w:sz w:val="24"/>
          <w:szCs w:val="24"/>
        </w:rPr>
        <w:t>.</w:t>
      </w:r>
    </w:p>
    <w:p w14:paraId="17CA8559" w14:textId="77777777" w:rsidR="001D74A2" w:rsidRDefault="001D74A2" w:rsidP="00E5044B">
      <w:pPr>
        <w:spacing w:line="480" w:lineRule="auto"/>
        <w:ind w:firstLine="0"/>
        <w:rPr>
          <w:rFonts w:asciiTheme="majorHAnsi" w:hAnsiTheme="majorHAnsi"/>
          <w:b/>
          <w:sz w:val="24"/>
          <w:szCs w:val="24"/>
        </w:rPr>
      </w:pPr>
    </w:p>
    <w:p w14:paraId="16F88135" w14:textId="4F6A734F" w:rsidR="00A277B6" w:rsidRPr="00453244" w:rsidRDefault="00A277B6" w:rsidP="00453244">
      <w:pPr>
        <w:spacing w:line="480" w:lineRule="auto"/>
        <w:ind w:firstLine="0"/>
        <w:jc w:val="center"/>
        <w:rPr>
          <w:rFonts w:asciiTheme="majorHAnsi" w:hAnsiTheme="majorHAnsi"/>
          <w:sz w:val="24"/>
          <w:szCs w:val="24"/>
        </w:rPr>
      </w:pPr>
      <w:r w:rsidRPr="00453244">
        <w:rPr>
          <w:rFonts w:asciiTheme="majorHAnsi" w:hAnsiTheme="majorHAnsi"/>
          <w:sz w:val="24"/>
          <w:szCs w:val="24"/>
        </w:rPr>
        <w:t>General Discussion</w:t>
      </w:r>
    </w:p>
    <w:p w14:paraId="4AA857E9" w14:textId="22B94D11" w:rsidR="000304A3" w:rsidRDefault="00D12238" w:rsidP="00E5044B">
      <w:pPr>
        <w:spacing w:line="480" w:lineRule="auto"/>
        <w:ind w:firstLine="0"/>
        <w:rPr>
          <w:rFonts w:asciiTheme="majorHAnsi" w:hAnsiTheme="majorHAnsi"/>
          <w:sz w:val="24"/>
          <w:szCs w:val="24"/>
        </w:rPr>
      </w:pPr>
      <w:r>
        <w:rPr>
          <w:rFonts w:asciiTheme="majorHAnsi" w:hAnsiTheme="majorHAnsi"/>
          <w:sz w:val="24"/>
          <w:szCs w:val="24"/>
        </w:rPr>
        <w:t>Our participants</w:t>
      </w:r>
      <w:r w:rsidR="00AD6C45">
        <w:rPr>
          <w:rFonts w:asciiTheme="majorHAnsi" w:hAnsiTheme="majorHAnsi"/>
          <w:sz w:val="24"/>
          <w:szCs w:val="24"/>
        </w:rPr>
        <w:t xml:space="preserve"> </w:t>
      </w:r>
      <w:r w:rsidR="00E30220">
        <w:rPr>
          <w:rFonts w:asciiTheme="majorHAnsi" w:hAnsiTheme="majorHAnsi"/>
          <w:sz w:val="24"/>
          <w:szCs w:val="24"/>
        </w:rPr>
        <w:t>consistent</w:t>
      </w:r>
      <w:r>
        <w:rPr>
          <w:rFonts w:asciiTheme="majorHAnsi" w:hAnsiTheme="majorHAnsi"/>
          <w:sz w:val="24"/>
          <w:szCs w:val="24"/>
        </w:rPr>
        <w:t>ly</w:t>
      </w:r>
      <w:r w:rsidR="00E30220">
        <w:rPr>
          <w:rFonts w:asciiTheme="majorHAnsi" w:hAnsiTheme="majorHAnsi"/>
          <w:sz w:val="24"/>
          <w:szCs w:val="24"/>
        </w:rPr>
        <w:t xml:space="preserve"> </w:t>
      </w:r>
      <w:r w:rsidR="00AD6C45">
        <w:rPr>
          <w:rFonts w:asciiTheme="majorHAnsi" w:hAnsiTheme="majorHAnsi"/>
          <w:sz w:val="24"/>
          <w:szCs w:val="24"/>
        </w:rPr>
        <w:t>fail</w:t>
      </w:r>
      <w:r>
        <w:rPr>
          <w:rFonts w:asciiTheme="majorHAnsi" w:hAnsiTheme="majorHAnsi"/>
          <w:sz w:val="24"/>
          <w:szCs w:val="24"/>
        </w:rPr>
        <w:t>ed</w:t>
      </w:r>
      <w:r w:rsidR="00AD6C45">
        <w:rPr>
          <w:rFonts w:asciiTheme="majorHAnsi" w:hAnsiTheme="majorHAnsi"/>
          <w:sz w:val="24"/>
          <w:szCs w:val="24"/>
        </w:rPr>
        <w:t xml:space="preserve"> to adopt an optimal</w:t>
      </w:r>
      <w:r w:rsidR="00467CA1">
        <w:rPr>
          <w:rFonts w:asciiTheme="majorHAnsi" w:hAnsiTheme="majorHAnsi"/>
          <w:sz w:val="24"/>
          <w:szCs w:val="24"/>
        </w:rPr>
        <w:t xml:space="preserve"> </w:t>
      </w:r>
      <w:r w:rsidR="00AD6C45">
        <w:rPr>
          <w:rFonts w:asciiTheme="majorHAnsi" w:hAnsiTheme="majorHAnsi"/>
          <w:sz w:val="24"/>
          <w:szCs w:val="24"/>
        </w:rPr>
        <w:t>strategy</w:t>
      </w:r>
      <w:r>
        <w:rPr>
          <w:rFonts w:asciiTheme="majorHAnsi" w:hAnsiTheme="majorHAnsi"/>
          <w:sz w:val="24"/>
          <w:szCs w:val="24"/>
        </w:rPr>
        <w:t xml:space="preserve"> for searching a </w:t>
      </w:r>
      <w:r w:rsidR="00A053EC">
        <w:rPr>
          <w:rFonts w:asciiTheme="majorHAnsi" w:hAnsiTheme="majorHAnsi"/>
          <w:sz w:val="24"/>
          <w:szCs w:val="24"/>
        </w:rPr>
        <w:t>compound array</w:t>
      </w:r>
      <w:r w:rsidR="000304A3">
        <w:rPr>
          <w:rFonts w:asciiTheme="majorHAnsi" w:hAnsiTheme="majorHAnsi"/>
          <w:sz w:val="24"/>
          <w:szCs w:val="24"/>
        </w:rPr>
        <w:t xml:space="preserve"> with easy search on one side and difficult search on the other</w:t>
      </w:r>
      <w:r w:rsidR="00AD6C45">
        <w:rPr>
          <w:rFonts w:asciiTheme="majorHAnsi" w:hAnsiTheme="majorHAnsi"/>
          <w:sz w:val="24"/>
          <w:szCs w:val="24"/>
        </w:rPr>
        <w:t xml:space="preserve">. </w:t>
      </w:r>
      <w:r w:rsidR="00B55998">
        <w:rPr>
          <w:rFonts w:asciiTheme="majorHAnsi" w:hAnsiTheme="majorHAnsi"/>
          <w:sz w:val="24"/>
          <w:szCs w:val="24"/>
        </w:rPr>
        <w:t>I</w:t>
      </w:r>
      <w:r w:rsidR="00AD6C45">
        <w:rPr>
          <w:rFonts w:asciiTheme="majorHAnsi" w:hAnsiTheme="majorHAnsi"/>
          <w:sz w:val="24"/>
          <w:szCs w:val="24"/>
        </w:rPr>
        <w:t>n the first experiment</w:t>
      </w:r>
      <w:r w:rsidR="00B55998">
        <w:rPr>
          <w:rFonts w:asciiTheme="majorHAnsi" w:hAnsiTheme="majorHAnsi"/>
          <w:sz w:val="24"/>
          <w:szCs w:val="24"/>
        </w:rPr>
        <w:t>,</w:t>
      </w:r>
      <w:r w:rsidR="00AD6C45">
        <w:rPr>
          <w:rFonts w:asciiTheme="majorHAnsi" w:hAnsiTheme="majorHAnsi"/>
          <w:sz w:val="24"/>
          <w:szCs w:val="24"/>
        </w:rPr>
        <w:t xml:space="preserve"> a large number of saccades </w:t>
      </w:r>
      <w:r w:rsidR="00B55998">
        <w:rPr>
          <w:rFonts w:asciiTheme="majorHAnsi" w:hAnsiTheme="majorHAnsi"/>
          <w:sz w:val="24"/>
          <w:szCs w:val="24"/>
        </w:rPr>
        <w:t xml:space="preserve">were directed </w:t>
      </w:r>
      <w:r w:rsidR="00AD6C45">
        <w:rPr>
          <w:rFonts w:asciiTheme="majorHAnsi" w:hAnsiTheme="majorHAnsi"/>
          <w:sz w:val="24"/>
          <w:szCs w:val="24"/>
        </w:rPr>
        <w:t xml:space="preserve">to the </w:t>
      </w:r>
      <w:r w:rsidR="000304A3">
        <w:rPr>
          <w:rFonts w:asciiTheme="majorHAnsi" w:hAnsiTheme="majorHAnsi"/>
          <w:sz w:val="24"/>
          <w:szCs w:val="24"/>
        </w:rPr>
        <w:t xml:space="preserve">easy </w:t>
      </w:r>
      <w:r w:rsidR="000E5B02">
        <w:rPr>
          <w:rFonts w:asciiTheme="majorHAnsi" w:hAnsiTheme="majorHAnsi"/>
          <w:sz w:val="24"/>
          <w:szCs w:val="24"/>
        </w:rPr>
        <w:t>side</w:t>
      </w:r>
      <w:r>
        <w:rPr>
          <w:rFonts w:asciiTheme="majorHAnsi" w:hAnsiTheme="majorHAnsi"/>
          <w:sz w:val="24"/>
          <w:szCs w:val="24"/>
        </w:rPr>
        <w:t xml:space="preserve"> of the display</w:t>
      </w:r>
      <w:r w:rsidR="000304A3">
        <w:rPr>
          <w:rFonts w:asciiTheme="majorHAnsi" w:hAnsiTheme="majorHAnsi"/>
          <w:sz w:val="24"/>
          <w:szCs w:val="24"/>
        </w:rPr>
        <w:t>,</w:t>
      </w:r>
      <w:r>
        <w:rPr>
          <w:rFonts w:asciiTheme="majorHAnsi" w:hAnsiTheme="majorHAnsi"/>
          <w:sz w:val="24"/>
          <w:szCs w:val="24"/>
        </w:rPr>
        <w:t xml:space="preserve"> on which the target</w:t>
      </w:r>
      <w:r w:rsidR="000304A3">
        <w:rPr>
          <w:rFonts w:asciiTheme="majorHAnsi" w:hAnsiTheme="majorHAnsi"/>
          <w:sz w:val="24"/>
          <w:szCs w:val="24"/>
        </w:rPr>
        <w:t xml:space="preserve"> </w:t>
      </w:r>
      <w:r>
        <w:rPr>
          <w:rFonts w:asciiTheme="majorHAnsi" w:hAnsiTheme="majorHAnsi"/>
          <w:sz w:val="24"/>
          <w:szCs w:val="24"/>
        </w:rPr>
        <w:t>would be clearly visible from the central fixation point</w:t>
      </w:r>
      <w:r w:rsidR="000E5B02">
        <w:rPr>
          <w:rFonts w:asciiTheme="majorHAnsi" w:hAnsiTheme="majorHAnsi"/>
          <w:sz w:val="24"/>
          <w:szCs w:val="24"/>
        </w:rPr>
        <w:t xml:space="preserve">. </w:t>
      </w:r>
      <w:r>
        <w:rPr>
          <w:rFonts w:asciiTheme="majorHAnsi" w:hAnsiTheme="majorHAnsi"/>
          <w:sz w:val="24"/>
          <w:szCs w:val="24"/>
        </w:rPr>
        <w:t xml:space="preserve">Each one of these unnecessary fixations </w:t>
      </w:r>
      <w:r w:rsidR="00AD6C45">
        <w:rPr>
          <w:rFonts w:asciiTheme="majorHAnsi" w:hAnsiTheme="majorHAnsi"/>
          <w:sz w:val="24"/>
          <w:szCs w:val="24"/>
        </w:rPr>
        <w:t>slow</w:t>
      </w:r>
      <w:r>
        <w:rPr>
          <w:rFonts w:asciiTheme="majorHAnsi" w:hAnsiTheme="majorHAnsi"/>
          <w:sz w:val="24"/>
          <w:szCs w:val="24"/>
        </w:rPr>
        <w:t>s</w:t>
      </w:r>
      <w:r w:rsidR="00AD6C45">
        <w:rPr>
          <w:rFonts w:asciiTheme="majorHAnsi" w:hAnsiTheme="majorHAnsi"/>
          <w:sz w:val="24"/>
          <w:szCs w:val="24"/>
        </w:rPr>
        <w:t xml:space="preserve"> search</w:t>
      </w:r>
      <w:r>
        <w:rPr>
          <w:rFonts w:asciiTheme="majorHAnsi" w:hAnsiTheme="majorHAnsi"/>
          <w:sz w:val="24"/>
          <w:szCs w:val="24"/>
        </w:rPr>
        <w:t xml:space="preserve"> substantially</w:t>
      </w:r>
      <w:r w:rsidR="00AD6C45">
        <w:rPr>
          <w:rFonts w:asciiTheme="majorHAnsi" w:hAnsiTheme="majorHAnsi"/>
          <w:sz w:val="24"/>
          <w:szCs w:val="24"/>
        </w:rPr>
        <w:t xml:space="preserve">. In the </w:t>
      </w:r>
      <w:r>
        <w:rPr>
          <w:rFonts w:asciiTheme="majorHAnsi" w:hAnsiTheme="majorHAnsi"/>
          <w:sz w:val="24"/>
          <w:szCs w:val="24"/>
        </w:rPr>
        <w:t xml:space="preserve">second </w:t>
      </w:r>
      <w:r w:rsidR="00AD6C45">
        <w:rPr>
          <w:rFonts w:asciiTheme="majorHAnsi" w:hAnsiTheme="majorHAnsi"/>
          <w:sz w:val="24"/>
          <w:szCs w:val="24"/>
        </w:rPr>
        <w:t>experiment</w:t>
      </w:r>
      <w:r w:rsidR="00B55998">
        <w:rPr>
          <w:rFonts w:asciiTheme="majorHAnsi" w:hAnsiTheme="majorHAnsi"/>
          <w:sz w:val="24"/>
          <w:szCs w:val="24"/>
        </w:rPr>
        <w:t>,</w:t>
      </w:r>
      <w:r w:rsidR="00AD6C45">
        <w:rPr>
          <w:rFonts w:asciiTheme="majorHAnsi" w:hAnsiTheme="majorHAnsi"/>
          <w:sz w:val="24"/>
          <w:szCs w:val="24"/>
        </w:rPr>
        <w:t xml:space="preserve"> we demonstrated that </w:t>
      </w:r>
      <w:r w:rsidR="000304A3">
        <w:rPr>
          <w:rFonts w:asciiTheme="majorHAnsi" w:hAnsiTheme="majorHAnsi"/>
          <w:sz w:val="24"/>
          <w:szCs w:val="24"/>
        </w:rPr>
        <w:t xml:space="preserve">participants also search uniform displays inefficiently, generally making many more fixations than is necessary to find the target. Importantly, </w:t>
      </w:r>
      <w:r w:rsidR="00AD6C45">
        <w:rPr>
          <w:rFonts w:asciiTheme="majorHAnsi" w:hAnsiTheme="majorHAnsi"/>
          <w:sz w:val="24"/>
          <w:szCs w:val="24"/>
        </w:rPr>
        <w:t>t</w:t>
      </w:r>
      <w:r w:rsidR="00AD6C45" w:rsidRPr="002B1C8C">
        <w:rPr>
          <w:rFonts w:asciiTheme="majorHAnsi" w:hAnsiTheme="majorHAnsi"/>
          <w:sz w:val="24"/>
          <w:szCs w:val="24"/>
        </w:rPr>
        <w:t xml:space="preserve">he inefficiency of search in the </w:t>
      </w:r>
      <w:r w:rsidR="00A053EC">
        <w:rPr>
          <w:rFonts w:asciiTheme="majorHAnsi" w:hAnsiTheme="majorHAnsi"/>
          <w:sz w:val="24"/>
          <w:szCs w:val="24"/>
        </w:rPr>
        <w:t>compound</w:t>
      </w:r>
      <w:r w:rsidR="00AD6C45" w:rsidRPr="002B1C8C">
        <w:rPr>
          <w:rFonts w:asciiTheme="majorHAnsi" w:hAnsiTheme="majorHAnsi"/>
          <w:sz w:val="24"/>
          <w:szCs w:val="24"/>
        </w:rPr>
        <w:t xml:space="preserve"> display reflect</w:t>
      </w:r>
      <w:r>
        <w:rPr>
          <w:rFonts w:asciiTheme="majorHAnsi" w:hAnsiTheme="majorHAnsi"/>
          <w:sz w:val="24"/>
          <w:szCs w:val="24"/>
        </w:rPr>
        <w:t>s more than</w:t>
      </w:r>
      <w:r w:rsidR="00AD6C45" w:rsidRPr="002B1C8C">
        <w:rPr>
          <w:rFonts w:asciiTheme="majorHAnsi" w:hAnsiTheme="majorHAnsi"/>
          <w:sz w:val="24"/>
          <w:szCs w:val="24"/>
        </w:rPr>
        <w:t xml:space="preserve"> an additive combination of how </w:t>
      </w:r>
      <w:r w:rsidR="000304A3">
        <w:rPr>
          <w:rFonts w:asciiTheme="majorHAnsi" w:hAnsiTheme="majorHAnsi"/>
          <w:sz w:val="24"/>
          <w:szCs w:val="24"/>
        </w:rPr>
        <w:t>in</w:t>
      </w:r>
      <w:r w:rsidR="00AD6C45" w:rsidRPr="002B1C8C">
        <w:rPr>
          <w:rFonts w:asciiTheme="majorHAnsi" w:hAnsiTheme="majorHAnsi"/>
          <w:sz w:val="24"/>
          <w:szCs w:val="24"/>
        </w:rPr>
        <w:t>effic</w:t>
      </w:r>
      <w:r w:rsidR="00AD6C45">
        <w:rPr>
          <w:rFonts w:asciiTheme="majorHAnsi" w:hAnsiTheme="majorHAnsi"/>
          <w:sz w:val="24"/>
          <w:szCs w:val="24"/>
        </w:rPr>
        <w:t>iently participants search the</w:t>
      </w:r>
      <w:r w:rsidR="00AD6C45" w:rsidRPr="002B1C8C">
        <w:rPr>
          <w:rFonts w:asciiTheme="majorHAnsi" w:hAnsiTheme="majorHAnsi"/>
          <w:sz w:val="24"/>
          <w:szCs w:val="24"/>
        </w:rPr>
        <w:t xml:space="preserve"> two types of displays alone</w:t>
      </w:r>
      <w:r w:rsidR="00AD6C45">
        <w:rPr>
          <w:rFonts w:asciiTheme="majorHAnsi" w:hAnsiTheme="majorHAnsi"/>
          <w:sz w:val="24"/>
          <w:szCs w:val="24"/>
        </w:rPr>
        <w:t xml:space="preserve">. </w:t>
      </w:r>
      <w:r w:rsidR="000304A3">
        <w:rPr>
          <w:rFonts w:asciiTheme="majorHAnsi" w:hAnsiTheme="majorHAnsi"/>
          <w:sz w:val="24"/>
          <w:szCs w:val="24"/>
        </w:rPr>
        <w:t xml:space="preserve">The additional </w:t>
      </w:r>
      <w:r w:rsidR="00AD6C45">
        <w:rPr>
          <w:rFonts w:asciiTheme="majorHAnsi" w:hAnsiTheme="majorHAnsi"/>
          <w:sz w:val="24"/>
          <w:szCs w:val="24"/>
        </w:rPr>
        <w:t xml:space="preserve">inefficiency </w:t>
      </w:r>
      <w:r w:rsidR="000304A3">
        <w:rPr>
          <w:rFonts w:asciiTheme="majorHAnsi" w:hAnsiTheme="majorHAnsi"/>
          <w:sz w:val="24"/>
          <w:szCs w:val="24"/>
        </w:rPr>
        <w:t xml:space="preserve">associated with the </w:t>
      </w:r>
      <w:r w:rsidR="00A053EC">
        <w:rPr>
          <w:rFonts w:asciiTheme="majorHAnsi" w:hAnsiTheme="majorHAnsi"/>
          <w:sz w:val="24"/>
          <w:szCs w:val="24"/>
        </w:rPr>
        <w:t>more complex array</w:t>
      </w:r>
      <w:r w:rsidR="000304A3">
        <w:rPr>
          <w:rFonts w:asciiTheme="majorHAnsi" w:hAnsiTheme="majorHAnsi"/>
          <w:sz w:val="24"/>
          <w:szCs w:val="24"/>
        </w:rPr>
        <w:t xml:space="preserve"> can be attributed to a failure to</w:t>
      </w:r>
      <w:r w:rsidR="000E5B02">
        <w:rPr>
          <w:rFonts w:asciiTheme="majorHAnsi" w:hAnsiTheme="majorHAnsi"/>
          <w:sz w:val="24"/>
          <w:szCs w:val="24"/>
        </w:rPr>
        <w:t xml:space="preserve"> direct sac</w:t>
      </w:r>
      <w:r w:rsidR="00AD6C45">
        <w:rPr>
          <w:rFonts w:asciiTheme="majorHAnsi" w:hAnsiTheme="majorHAnsi"/>
          <w:sz w:val="24"/>
          <w:szCs w:val="24"/>
        </w:rPr>
        <w:t>c</w:t>
      </w:r>
      <w:r w:rsidR="000E5B02">
        <w:rPr>
          <w:rFonts w:asciiTheme="majorHAnsi" w:hAnsiTheme="majorHAnsi"/>
          <w:sz w:val="24"/>
          <w:szCs w:val="24"/>
        </w:rPr>
        <w:t>a</w:t>
      </w:r>
      <w:r w:rsidR="00AD6C45">
        <w:rPr>
          <w:rFonts w:asciiTheme="majorHAnsi" w:hAnsiTheme="majorHAnsi"/>
          <w:sz w:val="24"/>
          <w:szCs w:val="24"/>
        </w:rPr>
        <w:t xml:space="preserve">des to </w:t>
      </w:r>
      <w:r w:rsidR="000304A3">
        <w:rPr>
          <w:rFonts w:asciiTheme="majorHAnsi" w:hAnsiTheme="majorHAnsi"/>
          <w:sz w:val="24"/>
          <w:szCs w:val="24"/>
        </w:rPr>
        <w:t xml:space="preserve">locations </w:t>
      </w:r>
      <w:r w:rsidR="00AD6C45">
        <w:rPr>
          <w:rFonts w:asciiTheme="majorHAnsi" w:hAnsiTheme="majorHAnsi"/>
          <w:sz w:val="24"/>
          <w:szCs w:val="24"/>
        </w:rPr>
        <w:t xml:space="preserve">that </w:t>
      </w:r>
      <w:r w:rsidR="000304A3">
        <w:rPr>
          <w:rFonts w:asciiTheme="majorHAnsi" w:hAnsiTheme="majorHAnsi"/>
          <w:sz w:val="24"/>
          <w:szCs w:val="24"/>
        </w:rPr>
        <w:t>can easily be estimated to provide the most information.</w:t>
      </w:r>
      <w:r w:rsidR="00AD6C45">
        <w:rPr>
          <w:rFonts w:asciiTheme="majorHAnsi" w:hAnsiTheme="majorHAnsi"/>
          <w:sz w:val="24"/>
          <w:szCs w:val="24"/>
        </w:rPr>
        <w:t xml:space="preserve"> </w:t>
      </w:r>
    </w:p>
    <w:p w14:paraId="746E78CC" w14:textId="08B54280" w:rsidR="00174B3B" w:rsidRDefault="003909BB" w:rsidP="00E5044B">
      <w:pPr>
        <w:spacing w:line="480" w:lineRule="auto"/>
        <w:ind w:firstLine="0"/>
        <w:rPr>
          <w:rFonts w:asciiTheme="majorHAnsi" w:hAnsiTheme="majorHAnsi"/>
          <w:sz w:val="24"/>
          <w:szCs w:val="24"/>
        </w:rPr>
      </w:pPr>
      <w:r w:rsidRPr="002B1C8C">
        <w:rPr>
          <w:rFonts w:asciiTheme="majorHAnsi" w:hAnsiTheme="majorHAnsi"/>
          <w:sz w:val="24"/>
          <w:szCs w:val="24"/>
        </w:rPr>
        <w:t>Taken together, these exper</w:t>
      </w:r>
      <w:r w:rsidR="003010DF" w:rsidRPr="002B1C8C">
        <w:rPr>
          <w:rFonts w:asciiTheme="majorHAnsi" w:hAnsiTheme="majorHAnsi"/>
          <w:sz w:val="24"/>
          <w:szCs w:val="24"/>
        </w:rPr>
        <w:t xml:space="preserve">iments clearly demonstrate that a large proportion of fixations made during </w:t>
      </w:r>
      <w:r w:rsidRPr="002B1C8C">
        <w:rPr>
          <w:rFonts w:asciiTheme="majorHAnsi" w:hAnsiTheme="majorHAnsi"/>
          <w:sz w:val="24"/>
          <w:szCs w:val="24"/>
        </w:rPr>
        <w:t xml:space="preserve">visual search </w:t>
      </w:r>
      <w:r w:rsidR="003010DF" w:rsidRPr="002B1C8C">
        <w:rPr>
          <w:rFonts w:asciiTheme="majorHAnsi" w:hAnsiTheme="majorHAnsi"/>
          <w:sz w:val="24"/>
          <w:szCs w:val="24"/>
        </w:rPr>
        <w:t>are not</w:t>
      </w:r>
      <w:r w:rsidRPr="002B1C8C">
        <w:rPr>
          <w:rFonts w:asciiTheme="majorHAnsi" w:hAnsiTheme="majorHAnsi"/>
          <w:sz w:val="24"/>
          <w:szCs w:val="24"/>
        </w:rPr>
        <w:t xml:space="preserve"> guided by the principles behind the optimal search model</w:t>
      </w:r>
      <w:r w:rsidR="00352CAA">
        <w:rPr>
          <w:rFonts w:asciiTheme="majorHAnsi" w:hAnsiTheme="majorHAnsi"/>
          <w:sz w:val="24"/>
          <w:szCs w:val="24"/>
        </w:rPr>
        <w:t xml:space="preserve"> (</w:t>
      </w:r>
      <w:r w:rsidR="001A682E">
        <w:rPr>
          <w:rFonts w:asciiTheme="majorHAnsi" w:hAnsiTheme="majorHAnsi"/>
          <w:sz w:val="24"/>
          <w:szCs w:val="24"/>
        </w:rPr>
        <w:t>6, 7</w:t>
      </w:r>
      <w:r w:rsidR="00352CAA">
        <w:rPr>
          <w:rFonts w:asciiTheme="majorHAnsi" w:hAnsiTheme="majorHAnsi"/>
          <w:sz w:val="24"/>
          <w:szCs w:val="24"/>
        </w:rPr>
        <w:t>)</w:t>
      </w:r>
      <w:r w:rsidRPr="002B1C8C">
        <w:rPr>
          <w:rFonts w:asciiTheme="majorHAnsi" w:hAnsiTheme="majorHAnsi"/>
          <w:sz w:val="24"/>
          <w:szCs w:val="24"/>
        </w:rPr>
        <w:t xml:space="preserve">. Not only do observers demonstrate a preference for </w:t>
      </w:r>
      <w:r w:rsidR="00FE196F">
        <w:rPr>
          <w:rFonts w:asciiTheme="majorHAnsi" w:hAnsiTheme="majorHAnsi"/>
          <w:sz w:val="24"/>
          <w:szCs w:val="24"/>
        </w:rPr>
        <w:t>making</w:t>
      </w:r>
      <w:r w:rsidRPr="002B1C8C">
        <w:rPr>
          <w:rFonts w:asciiTheme="majorHAnsi" w:hAnsiTheme="majorHAnsi"/>
          <w:sz w:val="24"/>
          <w:szCs w:val="24"/>
        </w:rPr>
        <w:t xml:space="preserve"> </w:t>
      </w:r>
      <w:r w:rsidR="00DA1AA9" w:rsidRPr="002B1C8C">
        <w:rPr>
          <w:rFonts w:asciiTheme="majorHAnsi" w:hAnsiTheme="majorHAnsi"/>
          <w:sz w:val="24"/>
          <w:szCs w:val="24"/>
        </w:rPr>
        <w:t>far more</w:t>
      </w:r>
      <w:r w:rsidR="00AC584B" w:rsidRPr="002B1C8C">
        <w:rPr>
          <w:rFonts w:asciiTheme="majorHAnsi" w:hAnsiTheme="majorHAnsi"/>
          <w:sz w:val="24"/>
          <w:szCs w:val="24"/>
        </w:rPr>
        <w:t xml:space="preserve"> </w:t>
      </w:r>
      <w:r w:rsidR="00FE196F">
        <w:rPr>
          <w:rFonts w:asciiTheme="majorHAnsi" w:hAnsiTheme="majorHAnsi"/>
          <w:sz w:val="24"/>
          <w:szCs w:val="24"/>
        </w:rPr>
        <w:t xml:space="preserve">fixations </w:t>
      </w:r>
      <w:r w:rsidR="00AC584B" w:rsidRPr="002B1C8C">
        <w:rPr>
          <w:rFonts w:asciiTheme="majorHAnsi" w:hAnsiTheme="majorHAnsi"/>
          <w:sz w:val="24"/>
          <w:szCs w:val="24"/>
        </w:rPr>
        <w:t xml:space="preserve">than is required – presumably to increase their perceived certainty – but even taking these sub-optimal </w:t>
      </w:r>
      <w:r w:rsidR="00B1403C" w:rsidRPr="002B1C8C">
        <w:rPr>
          <w:rFonts w:asciiTheme="majorHAnsi" w:hAnsiTheme="majorHAnsi"/>
          <w:sz w:val="24"/>
          <w:szCs w:val="24"/>
        </w:rPr>
        <w:t>fixations</w:t>
      </w:r>
      <w:r w:rsidR="00AC584B" w:rsidRPr="002B1C8C">
        <w:rPr>
          <w:rFonts w:asciiTheme="majorHAnsi" w:hAnsiTheme="majorHAnsi"/>
          <w:sz w:val="24"/>
          <w:szCs w:val="24"/>
        </w:rPr>
        <w:t xml:space="preserve"> into account, </w:t>
      </w:r>
      <w:r w:rsidR="00A93F3F" w:rsidRPr="002B1C8C">
        <w:rPr>
          <w:rFonts w:asciiTheme="majorHAnsi" w:hAnsiTheme="majorHAnsi"/>
          <w:sz w:val="24"/>
          <w:szCs w:val="24"/>
        </w:rPr>
        <w:t xml:space="preserve">fixations </w:t>
      </w:r>
      <w:r w:rsidR="00AC584B" w:rsidRPr="002B1C8C">
        <w:rPr>
          <w:rFonts w:asciiTheme="majorHAnsi" w:hAnsiTheme="majorHAnsi"/>
          <w:sz w:val="24"/>
          <w:szCs w:val="24"/>
        </w:rPr>
        <w:t xml:space="preserve">in the </w:t>
      </w:r>
      <w:r w:rsidR="00F43F07">
        <w:rPr>
          <w:rFonts w:asciiTheme="majorHAnsi" w:hAnsiTheme="majorHAnsi"/>
          <w:sz w:val="24"/>
          <w:szCs w:val="24"/>
        </w:rPr>
        <w:t xml:space="preserve">compound </w:t>
      </w:r>
      <w:r w:rsidR="00A053EC">
        <w:rPr>
          <w:rFonts w:asciiTheme="majorHAnsi" w:hAnsiTheme="majorHAnsi"/>
          <w:sz w:val="24"/>
          <w:szCs w:val="24"/>
        </w:rPr>
        <w:t>array</w:t>
      </w:r>
      <w:r w:rsidR="00AC584B" w:rsidRPr="002B1C8C">
        <w:rPr>
          <w:rFonts w:asciiTheme="majorHAnsi" w:hAnsiTheme="majorHAnsi"/>
          <w:sz w:val="24"/>
          <w:szCs w:val="24"/>
        </w:rPr>
        <w:t xml:space="preserve"> are </w:t>
      </w:r>
      <w:r w:rsidR="00A93F3F" w:rsidRPr="002B1C8C">
        <w:rPr>
          <w:rFonts w:asciiTheme="majorHAnsi" w:hAnsiTheme="majorHAnsi"/>
          <w:sz w:val="24"/>
          <w:szCs w:val="24"/>
        </w:rPr>
        <w:t xml:space="preserve">not directed to </w:t>
      </w:r>
      <w:r w:rsidR="001A3631">
        <w:rPr>
          <w:rFonts w:asciiTheme="majorHAnsi" w:hAnsiTheme="majorHAnsi"/>
          <w:sz w:val="24"/>
          <w:szCs w:val="24"/>
        </w:rPr>
        <w:t>locations</w:t>
      </w:r>
      <w:r w:rsidR="00A93F3F" w:rsidRPr="002B1C8C">
        <w:rPr>
          <w:rFonts w:asciiTheme="majorHAnsi" w:hAnsiTheme="majorHAnsi"/>
          <w:sz w:val="24"/>
          <w:szCs w:val="24"/>
        </w:rPr>
        <w:t xml:space="preserve"> that yield the most information</w:t>
      </w:r>
      <w:r w:rsidR="00AC584B" w:rsidRPr="002B1C8C">
        <w:rPr>
          <w:rFonts w:asciiTheme="majorHAnsi" w:hAnsiTheme="majorHAnsi"/>
          <w:sz w:val="24"/>
          <w:szCs w:val="24"/>
        </w:rPr>
        <w:t>.</w:t>
      </w:r>
      <w:r w:rsidR="00B1403C" w:rsidRPr="002B1C8C">
        <w:rPr>
          <w:rFonts w:asciiTheme="majorHAnsi" w:hAnsiTheme="majorHAnsi"/>
          <w:sz w:val="24"/>
          <w:szCs w:val="24"/>
        </w:rPr>
        <w:t xml:space="preserve"> </w:t>
      </w:r>
      <w:r w:rsidR="001A3631">
        <w:rPr>
          <w:rFonts w:asciiTheme="majorHAnsi" w:hAnsiTheme="majorHAnsi"/>
          <w:sz w:val="24"/>
          <w:szCs w:val="24"/>
        </w:rPr>
        <w:t>A</w:t>
      </w:r>
      <w:r w:rsidR="00961192" w:rsidRPr="002B1C8C">
        <w:rPr>
          <w:rFonts w:asciiTheme="majorHAnsi" w:hAnsiTheme="majorHAnsi"/>
          <w:sz w:val="24"/>
          <w:szCs w:val="24"/>
        </w:rPr>
        <w:t xml:space="preserve"> viable alte</w:t>
      </w:r>
      <w:r w:rsidR="00961192">
        <w:rPr>
          <w:rFonts w:asciiTheme="majorHAnsi" w:hAnsiTheme="majorHAnsi"/>
          <w:sz w:val="24"/>
          <w:szCs w:val="24"/>
        </w:rPr>
        <w:t>rnative to the optimal search model</w:t>
      </w:r>
      <w:r w:rsidR="00A329B7">
        <w:rPr>
          <w:rFonts w:asciiTheme="majorHAnsi" w:hAnsiTheme="majorHAnsi"/>
          <w:sz w:val="24"/>
          <w:szCs w:val="24"/>
        </w:rPr>
        <w:t>,</w:t>
      </w:r>
      <w:r w:rsidR="00961192" w:rsidRPr="002B1C8C">
        <w:rPr>
          <w:rFonts w:asciiTheme="majorHAnsi" w:hAnsiTheme="majorHAnsi"/>
          <w:sz w:val="24"/>
          <w:szCs w:val="24"/>
        </w:rPr>
        <w:t xml:space="preserve"> </w:t>
      </w:r>
      <w:r w:rsidR="001A3631">
        <w:rPr>
          <w:rFonts w:asciiTheme="majorHAnsi" w:hAnsiTheme="majorHAnsi"/>
          <w:sz w:val="24"/>
          <w:szCs w:val="24"/>
        </w:rPr>
        <w:t xml:space="preserve">recently </w:t>
      </w:r>
      <w:r w:rsidR="00961192" w:rsidRPr="002B1C8C">
        <w:rPr>
          <w:rFonts w:asciiTheme="majorHAnsi" w:hAnsiTheme="majorHAnsi"/>
          <w:sz w:val="24"/>
          <w:szCs w:val="24"/>
        </w:rPr>
        <w:t xml:space="preserve">been </w:t>
      </w:r>
      <w:r w:rsidR="001A3631">
        <w:rPr>
          <w:rFonts w:asciiTheme="majorHAnsi" w:hAnsiTheme="majorHAnsi"/>
          <w:sz w:val="24"/>
          <w:szCs w:val="24"/>
        </w:rPr>
        <w:t>proposed</w:t>
      </w:r>
      <w:r w:rsidR="00961192" w:rsidRPr="002B1C8C">
        <w:rPr>
          <w:rFonts w:asciiTheme="majorHAnsi" w:hAnsiTheme="majorHAnsi"/>
          <w:sz w:val="24"/>
          <w:szCs w:val="24"/>
        </w:rPr>
        <w:t xml:space="preserve"> by Clarke</w:t>
      </w:r>
      <w:r w:rsidR="00A329B7">
        <w:rPr>
          <w:rFonts w:asciiTheme="majorHAnsi" w:hAnsiTheme="majorHAnsi"/>
          <w:sz w:val="24"/>
          <w:szCs w:val="24"/>
        </w:rPr>
        <w:t xml:space="preserve"> et al</w:t>
      </w:r>
      <w:r w:rsidR="00961192" w:rsidRPr="002B1C8C">
        <w:rPr>
          <w:rFonts w:asciiTheme="majorHAnsi" w:hAnsiTheme="majorHAnsi"/>
          <w:sz w:val="24"/>
          <w:szCs w:val="24"/>
        </w:rPr>
        <w:t xml:space="preserve"> (</w:t>
      </w:r>
      <w:r w:rsidR="001A682E">
        <w:rPr>
          <w:rFonts w:asciiTheme="majorHAnsi" w:hAnsiTheme="majorHAnsi"/>
          <w:sz w:val="24"/>
          <w:szCs w:val="24"/>
        </w:rPr>
        <w:t>12</w:t>
      </w:r>
      <w:r w:rsidR="00961192" w:rsidRPr="002B1C8C">
        <w:rPr>
          <w:rFonts w:asciiTheme="majorHAnsi" w:hAnsiTheme="majorHAnsi"/>
          <w:sz w:val="24"/>
          <w:szCs w:val="24"/>
        </w:rPr>
        <w:t>)</w:t>
      </w:r>
      <w:r w:rsidR="00961192">
        <w:rPr>
          <w:rFonts w:asciiTheme="majorHAnsi" w:hAnsiTheme="majorHAnsi"/>
          <w:sz w:val="24"/>
          <w:szCs w:val="24"/>
        </w:rPr>
        <w:t>,</w:t>
      </w:r>
      <w:r w:rsidR="00961192" w:rsidRPr="002B1C8C">
        <w:rPr>
          <w:rFonts w:asciiTheme="majorHAnsi" w:hAnsiTheme="majorHAnsi"/>
          <w:sz w:val="24"/>
          <w:szCs w:val="24"/>
        </w:rPr>
        <w:t xml:space="preserve"> </w:t>
      </w:r>
      <w:r w:rsidR="00A329B7">
        <w:rPr>
          <w:rFonts w:asciiTheme="majorHAnsi" w:hAnsiTheme="majorHAnsi"/>
          <w:sz w:val="24"/>
          <w:szCs w:val="24"/>
        </w:rPr>
        <w:t>is that</w:t>
      </w:r>
      <w:r w:rsidR="00961192" w:rsidRPr="002B1C8C">
        <w:rPr>
          <w:rFonts w:asciiTheme="majorHAnsi" w:hAnsiTheme="majorHAnsi"/>
          <w:sz w:val="24"/>
          <w:szCs w:val="24"/>
        </w:rPr>
        <w:t xml:space="preserve"> </w:t>
      </w:r>
      <w:r w:rsidR="00961192">
        <w:rPr>
          <w:rFonts w:asciiTheme="majorHAnsi" w:hAnsiTheme="majorHAnsi"/>
          <w:sz w:val="24"/>
          <w:szCs w:val="24"/>
        </w:rPr>
        <w:t xml:space="preserve">a scan-paths during visual search can be modelled using a random </w:t>
      </w:r>
      <w:r w:rsidR="00961192" w:rsidRPr="00907B6A">
        <w:rPr>
          <w:rFonts w:asciiTheme="majorHAnsi" w:hAnsiTheme="majorHAnsi"/>
          <w:sz w:val="24"/>
          <w:szCs w:val="24"/>
        </w:rPr>
        <w:t>walk</w:t>
      </w:r>
      <w:r w:rsidR="00961192">
        <w:rPr>
          <w:rFonts w:asciiTheme="majorHAnsi" w:hAnsiTheme="majorHAnsi"/>
          <w:sz w:val="24"/>
          <w:szCs w:val="24"/>
        </w:rPr>
        <w:t xml:space="preserve">. </w:t>
      </w:r>
      <w:ins w:id="139" w:author="r02al13" w:date="2016-12-02T14:08:00Z">
        <w:r w:rsidR="00907B6A" w:rsidRPr="00B17D9A">
          <w:rPr>
            <w:rFonts w:asciiTheme="majorHAnsi" w:hAnsiTheme="majorHAnsi" w:cs="Arial"/>
            <w:color w:val="980000"/>
            <w:sz w:val="24"/>
            <w:szCs w:val="24"/>
            <w:rPrChange w:id="140" w:author="r02al13" w:date="2016-12-07T14:15:00Z">
              <w:rPr>
                <w:rFonts w:ascii="Arial" w:hAnsi="Arial" w:cs="Arial"/>
                <w:color w:val="980000"/>
                <w:sz w:val="22"/>
                <w:szCs w:val="22"/>
              </w:rPr>
            </w:rPrChange>
          </w:rPr>
          <w:t xml:space="preserve">Mean performance of our participants is around 50% to each side, so a </w:t>
        </w:r>
        <w:r w:rsidR="00907B6A" w:rsidRPr="00B17D9A">
          <w:rPr>
            <w:rFonts w:asciiTheme="majorHAnsi" w:hAnsiTheme="majorHAnsi" w:cs="Arial"/>
            <w:color w:val="980000"/>
            <w:sz w:val="24"/>
            <w:szCs w:val="24"/>
            <w:rPrChange w:id="141" w:author="r02al13" w:date="2016-12-07T14:15:00Z">
              <w:rPr>
                <w:rFonts w:ascii="Arial" w:hAnsi="Arial" w:cs="Arial"/>
                <w:color w:val="980000"/>
                <w:sz w:val="22"/>
                <w:szCs w:val="22"/>
              </w:rPr>
            </w:rPrChange>
          </w:rPr>
          <w:lastRenderedPageBreak/>
          <w:t xml:space="preserve">largely stochastic model would fit this pattern. </w:t>
        </w:r>
      </w:ins>
      <w:ins w:id="142" w:author="r02al13" w:date="2016-12-02T14:09:00Z">
        <w:r w:rsidR="00907B6A" w:rsidRPr="00B17D9A">
          <w:rPr>
            <w:rFonts w:asciiTheme="majorHAnsi" w:hAnsiTheme="majorHAnsi" w:cs="Arial"/>
            <w:color w:val="980000"/>
            <w:sz w:val="24"/>
            <w:szCs w:val="24"/>
            <w:rPrChange w:id="143" w:author="r02al13" w:date="2016-12-07T14:15:00Z">
              <w:rPr>
                <w:rFonts w:ascii="Arial" w:hAnsi="Arial" w:cs="Arial"/>
                <w:color w:val="980000"/>
                <w:sz w:val="22"/>
                <w:szCs w:val="22"/>
              </w:rPr>
            </w:rPrChange>
          </w:rPr>
          <w:t>Yet, a stochastic model</w:t>
        </w:r>
      </w:ins>
      <w:ins w:id="144" w:author="r02al13" w:date="2016-12-02T14:08:00Z">
        <w:r w:rsidR="00907B6A" w:rsidRPr="00B17D9A">
          <w:rPr>
            <w:rFonts w:asciiTheme="majorHAnsi" w:hAnsiTheme="majorHAnsi" w:cs="Arial"/>
            <w:color w:val="980000"/>
            <w:sz w:val="24"/>
            <w:szCs w:val="24"/>
            <w:rPrChange w:id="145" w:author="r02al13" w:date="2016-12-07T14:15:00Z">
              <w:rPr>
                <w:rFonts w:ascii="Arial" w:hAnsi="Arial" w:cs="Arial"/>
                <w:color w:val="980000"/>
                <w:sz w:val="22"/>
                <w:szCs w:val="22"/>
              </w:rPr>
            </w:rPrChange>
          </w:rPr>
          <w:t xml:space="preserve"> would</w:t>
        </w:r>
      </w:ins>
      <w:ins w:id="146" w:author="r02al13" w:date="2016-12-02T14:09:00Z">
        <w:r w:rsidR="00907B6A" w:rsidRPr="00B17D9A">
          <w:rPr>
            <w:rFonts w:asciiTheme="majorHAnsi" w:hAnsiTheme="majorHAnsi" w:cs="Arial"/>
            <w:color w:val="980000"/>
            <w:sz w:val="24"/>
            <w:szCs w:val="24"/>
            <w:rPrChange w:id="147" w:author="r02al13" w:date="2016-12-07T14:15:00Z">
              <w:rPr>
                <w:rFonts w:ascii="Arial" w:hAnsi="Arial" w:cs="Arial"/>
                <w:color w:val="980000"/>
                <w:sz w:val="22"/>
                <w:szCs w:val="22"/>
              </w:rPr>
            </w:rPrChange>
          </w:rPr>
          <w:t xml:space="preserve"> not</w:t>
        </w:r>
      </w:ins>
      <w:ins w:id="148" w:author="r02al13" w:date="2016-12-02T14:08:00Z">
        <w:r w:rsidR="00907B6A" w:rsidRPr="00B17D9A">
          <w:rPr>
            <w:rFonts w:asciiTheme="majorHAnsi" w:hAnsiTheme="majorHAnsi" w:cs="Arial"/>
            <w:color w:val="980000"/>
            <w:sz w:val="24"/>
            <w:szCs w:val="24"/>
            <w:rPrChange w:id="149" w:author="r02al13" w:date="2016-12-07T14:15:00Z">
              <w:rPr>
                <w:rFonts w:ascii="Arial" w:hAnsi="Arial" w:cs="Arial"/>
                <w:color w:val="980000"/>
                <w:sz w:val="22"/>
                <w:szCs w:val="22"/>
              </w:rPr>
            </w:rPrChange>
          </w:rPr>
          <w:t xml:space="preserve"> explain the individual differences.</w:t>
        </w:r>
      </w:ins>
      <w:ins w:id="150" w:author="r02al13" w:date="2016-12-07T14:15:00Z">
        <w:r w:rsidR="00B17D9A">
          <w:rPr>
            <w:rFonts w:asciiTheme="majorHAnsi" w:hAnsiTheme="majorHAnsi" w:cs="Arial"/>
            <w:color w:val="980000"/>
            <w:sz w:val="24"/>
            <w:szCs w:val="24"/>
          </w:rPr>
          <w:t xml:space="preserve"> </w:t>
        </w:r>
      </w:ins>
      <w:ins w:id="151" w:author="r02al13" w:date="2016-12-02T14:08:00Z">
        <w:r w:rsidR="00907B6A" w:rsidRPr="00B17D9A">
          <w:rPr>
            <w:rFonts w:asciiTheme="majorHAnsi" w:hAnsiTheme="majorHAnsi" w:cs="Arial"/>
            <w:i/>
            <w:iCs/>
            <w:color w:val="980000"/>
            <w:sz w:val="24"/>
            <w:szCs w:val="24"/>
            <w:rPrChange w:id="152" w:author="r02al13" w:date="2016-12-07T14:15:00Z">
              <w:rPr>
                <w:rFonts w:ascii="Arial" w:hAnsi="Arial" w:cs="Arial"/>
                <w:i/>
                <w:iCs/>
                <w:color w:val="980000"/>
                <w:sz w:val="22"/>
                <w:szCs w:val="22"/>
              </w:rPr>
            </w:rPrChange>
          </w:rPr>
          <w:t>It seems likely that different models will be required to fit different observers</w:t>
        </w:r>
        <w:r w:rsidR="00907B6A" w:rsidRPr="00B17D9A">
          <w:rPr>
            <w:rFonts w:asciiTheme="majorHAnsi" w:hAnsiTheme="majorHAnsi" w:cs="Arial"/>
            <w:color w:val="980000"/>
            <w:sz w:val="24"/>
            <w:szCs w:val="24"/>
            <w:rPrChange w:id="153" w:author="r02al13" w:date="2016-12-07T14:15:00Z">
              <w:rPr>
                <w:rFonts w:ascii="Arial" w:hAnsi="Arial" w:cs="Arial"/>
                <w:color w:val="980000"/>
                <w:sz w:val="22"/>
                <w:szCs w:val="22"/>
              </w:rPr>
            </w:rPrChange>
          </w:rPr>
          <w:t xml:space="preserve"> (i</w:t>
        </w:r>
      </w:ins>
      <w:ins w:id="154" w:author="r02al13" w:date="2016-12-02T14:10:00Z">
        <w:r w:rsidR="00907B6A" w:rsidRPr="00B17D9A">
          <w:rPr>
            <w:rFonts w:asciiTheme="majorHAnsi" w:hAnsiTheme="majorHAnsi" w:cs="Arial"/>
            <w:color w:val="980000"/>
            <w:sz w:val="24"/>
            <w:szCs w:val="24"/>
            <w:rPrChange w:id="155" w:author="r02al13" w:date="2016-12-07T14:15:00Z">
              <w:rPr>
                <w:rFonts w:ascii="Arial" w:hAnsi="Arial" w:cs="Arial"/>
                <w:color w:val="980000"/>
                <w:sz w:val="22"/>
                <w:szCs w:val="22"/>
              </w:rPr>
            </w:rPrChange>
          </w:rPr>
          <w:t>.</w:t>
        </w:r>
      </w:ins>
      <w:ins w:id="156" w:author="r02al13" w:date="2016-12-02T14:08:00Z">
        <w:r w:rsidR="00907B6A" w:rsidRPr="00B17D9A">
          <w:rPr>
            <w:rFonts w:asciiTheme="majorHAnsi" w:hAnsiTheme="majorHAnsi" w:cs="Arial"/>
            <w:color w:val="980000"/>
            <w:sz w:val="24"/>
            <w:szCs w:val="24"/>
            <w:rPrChange w:id="157" w:author="r02al13" w:date="2016-12-07T14:15:00Z">
              <w:rPr>
                <w:rFonts w:ascii="Arial" w:hAnsi="Arial" w:cs="Arial"/>
                <w:color w:val="980000"/>
                <w:sz w:val="22"/>
                <w:szCs w:val="22"/>
              </w:rPr>
            </w:rPrChange>
          </w:rPr>
          <w:t>e</w:t>
        </w:r>
      </w:ins>
      <w:ins w:id="158" w:author="r02al13" w:date="2016-12-07T14:16:00Z">
        <w:r w:rsidR="00B17D9A">
          <w:rPr>
            <w:rFonts w:asciiTheme="majorHAnsi" w:hAnsiTheme="majorHAnsi" w:cs="Arial"/>
            <w:color w:val="980000"/>
            <w:sz w:val="24"/>
            <w:szCs w:val="24"/>
          </w:rPr>
          <w:t>.</w:t>
        </w:r>
      </w:ins>
      <w:ins w:id="159" w:author="r02al13" w:date="2016-12-02T14:08:00Z">
        <w:r w:rsidR="00907B6A" w:rsidRPr="00B17D9A">
          <w:rPr>
            <w:rFonts w:asciiTheme="majorHAnsi" w:hAnsiTheme="majorHAnsi" w:cs="Arial"/>
            <w:color w:val="980000"/>
            <w:sz w:val="24"/>
            <w:szCs w:val="24"/>
            <w:rPrChange w:id="160" w:author="r02al13" w:date="2016-12-07T14:15:00Z">
              <w:rPr>
                <w:rFonts w:ascii="Arial" w:hAnsi="Arial" w:cs="Arial"/>
                <w:color w:val="980000"/>
                <w:sz w:val="22"/>
                <w:szCs w:val="22"/>
              </w:rPr>
            </w:rPrChange>
          </w:rPr>
          <w:t>, we have a handful of participants who DO follow the predictions from ideal search).</w:t>
        </w:r>
      </w:ins>
      <w:ins w:id="161" w:author="r02al13" w:date="2016-12-07T14:15:00Z">
        <w:r w:rsidR="00B17D9A">
          <w:rPr>
            <w:rFonts w:asciiTheme="majorHAnsi" w:hAnsiTheme="majorHAnsi" w:cs="Arial"/>
            <w:color w:val="980000"/>
            <w:sz w:val="22"/>
            <w:szCs w:val="22"/>
          </w:rPr>
          <w:t xml:space="preserve"> </w:t>
        </w:r>
      </w:ins>
      <w:r w:rsidR="00BD44FC" w:rsidRPr="002B1C8C">
        <w:rPr>
          <w:rFonts w:asciiTheme="majorHAnsi" w:hAnsiTheme="majorHAnsi"/>
          <w:sz w:val="24"/>
          <w:szCs w:val="24"/>
        </w:rPr>
        <w:t>The</w:t>
      </w:r>
      <w:r w:rsidR="00BD44FC">
        <w:rPr>
          <w:rFonts w:asciiTheme="majorHAnsi" w:hAnsiTheme="majorHAnsi"/>
          <w:sz w:val="24"/>
          <w:szCs w:val="24"/>
        </w:rPr>
        <w:t xml:space="preserve"> current</w:t>
      </w:r>
      <w:r w:rsidR="00BD44FC" w:rsidRPr="002B1C8C">
        <w:rPr>
          <w:rFonts w:asciiTheme="majorHAnsi" w:hAnsiTheme="majorHAnsi"/>
          <w:sz w:val="24"/>
          <w:szCs w:val="24"/>
        </w:rPr>
        <w:t xml:space="preserve"> results </w:t>
      </w:r>
      <w:r w:rsidR="00BD44FC">
        <w:rPr>
          <w:rFonts w:asciiTheme="majorHAnsi" w:hAnsiTheme="majorHAnsi"/>
          <w:sz w:val="24"/>
          <w:szCs w:val="24"/>
        </w:rPr>
        <w:t>are consistent with the notion that</w:t>
      </w:r>
      <w:r w:rsidR="00BD44FC" w:rsidRPr="002B1C8C">
        <w:rPr>
          <w:rFonts w:asciiTheme="majorHAnsi" w:hAnsiTheme="majorHAnsi"/>
          <w:sz w:val="24"/>
          <w:szCs w:val="24"/>
        </w:rPr>
        <w:t xml:space="preserve"> the processes underlying fixation selection during visual search may be more random and less efficient than current popular models suggest.</w:t>
      </w:r>
    </w:p>
    <w:p w14:paraId="15FDEEC6" w14:textId="4D1D15C8" w:rsidR="007345E1" w:rsidRPr="002B1C8C" w:rsidRDefault="00AC584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 </w:t>
      </w:r>
    </w:p>
    <w:p w14:paraId="1ED53567" w14:textId="79DD2A24" w:rsidR="00174B3B" w:rsidRDefault="006341D3" w:rsidP="00E5044B">
      <w:pPr>
        <w:pStyle w:val="Heading2"/>
        <w:spacing w:line="480" w:lineRule="auto"/>
        <w:rPr>
          <w:b/>
          <w:sz w:val="24"/>
          <w:szCs w:val="24"/>
        </w:rPr>
      </w:pPr>
      <w:r w:rsidRPr="00174B3B">
        <w:rPr>
          <w:b/>
          <w:sz w:val="24"/>
          <w:szCs w:val="24"/>
        </w:rPr>
        <w:t>References</w:t>
      </w:r>
    </w:p>
    <w:p w14:paraId="1903EF47" w14:textId="2DC920FD"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1. </w:t>
      </w:r>
      <w:proofErr w:type="spellStart"/>
      <w:r w:rsidR="001808E0" w:rsidRPr="002223EB">
        <w:rPr>
          <w:rFonts w:asciiTheme="majorHAnsi" w:hAnsiTheme="majorHAnsi"/>
          <w:sz w:val="24"/>
          <w:szCs w:val="24"/>
        </w:rPr>
        <w:t>Charnov</w:t>
      </w:r>
      <w:proofErr w:type="spellEnd"/>
      <w:r w:rsidR="001808E0" w:rsidRPr="002223EB">
        <w:rPr>
          <w:rFonts w:asciiTheme="majorHAnsi" w:hAnsiTheme="majorHAnsi"/>
          <w:sz w:val="24"/>
          <w:szCs w:val="24"/>
        </w:rPr>
        <w:t xml:space="preserve">, E. L. Optimal foraging, the marginal value theorem. </w:t>
      </w:r>
      <w:proofErr w:type="spellStart"/>
      <w:r w:rsidR="001808E0" w:rsidRPr="002223EB">
        <w:rPr>
          <w:rFonts w:asciiTheme="majorHAnsi" w:hAnsiTheme="majorHAnsi"/>
          <w:sz w:val="24"/>
          <w:szCs w:val="24"/>
        </w:rPr>
        <w:t>Theor</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Popul</w:t>
      </w:r>
      <w:proofErr w:type="spellEnd"/>
      <w:r w:rsidR="001808E0" w:rsidRPr="002223EB">
        <w:rPr>
          <w:rFonts w:asciiTheme="majorHAnsi" w:hAnsiTheme="majorHAnsi"/>
          <w:sz w:val="24"/>
          <w:szCs w:val="24"/>
        </w:rPr>
        <w:t xml:space="preserve"> Biol. 1976; 2: 129-136.</w:t>
      </w:r>
    </w:p>
    <w:p w14:paraId="46FF25A0" w14:textId="18035AE9"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2. </w:t>
      </w:r>
      <w:r w:rsidR="001808E0" w:rsidRPr="002223EB">
        <w:rPr>
          <w:rFonts w:asciiTheme="majorHAnsi" w:hAnsiTheme="majorHAnsi"/>
          <w:sz w:val="24"/>
          <w:szCs w:val="24"/>
        </w:rPr>
        <w:t xml:space="preserve">McNamara, J. Optimal patch use in a stochastic environment. </w:t>
      </w:r>
      <w:proofErr w:type="spellStart"/>
      <w:r w:rsidR="001808E0" w:rsidRPr="002223EB">
        <w:rPr>
          <w:rFonts w:asciiTheme="majorHAnsi" w:hAnsiTheme="majorHAnsi"/>
          <w:sz w:val="24"/>
          <w:szCs w:val="24"/>
        </w:rPr>
        <w:t>Thoer</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Popul</w:t>
      </w:r>
      <w:proofErr w:type="spellEnd"/>
      <w:r w:rsidR="001808E0" w:rsidRPr="002223EB">
        <w:rPr>
          <w:rFonts w:asciiTheme="majorHAnsi" w:hAnsiTheme="majorHAnsi"/>
          <w:sz w:val="24"/>
          <w:szCs w:val="24"/>
        </w:rPr>
        <w:t xml:space="preserve"> Biol. 1982; 21: 269-288.</w:t>
      </w:r>
    </w:p>
    <w:p w14:paraId="455332C2" w14:textId="53C35DAE"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3. </w:t>
      </w:r>
      <w:r w:rsidR="001808E0" w:rsidRPr="002223EB">
        <w:rPr>
          <w:rFonts w:asciiTheme="majorHAnsi" w:hAnsiTheme="majorHAnsi"/>
          <w:sz w:val="24"/>
          <w:szCs w:val="24"/>
        </w:rPr>
        <w:t xml:space="preserve">Cain, S. M., </w:t>
      </w:r>
      <w:proofErr w:type="spellStart"/>
      <w:r w:rsidR="001808E0" w:rsidRPr="002223EB">
        <w:rPr>
          <w:rFonts w:asciiTheme="majorHAnsi" w:hAnsiTheme="majorHAnsi"/>
          <w:sz w:val="24"/>
          <w:szCs w:val="24"/>
        </w:rPr>
        <w:t>Vul</w:t>
      </w:r>
      <w:proofErr w:type="spellEnd"/>
      <w:r w:rsidR="001808E0" w:rsidRPr="002223EB">
        <w:rPr>
          <w:rFonts w:asciiTheme="majorHAnsi" w:hAnsiTheme="majorHAnsi"/>
          <w:sz w:val="24"/>
          <w:szCs w:val="24"/>
        </w:rPr>
        <w:t xml:space="preserve">, E., Clark, K., &amp; </w:t>
      </w:r>
      <w:proofErr w:type="spellStart"/>
      <w:r w:rsidR="001808E0" w:rsidRPr="002223EB">
        <w:rPr>
          <w:rFonts w:asciiTheme="majorHAnsi" w:hAnsiTheme="majorHAnsi"/>
          <w:sz w:val="24"/>
          <w:szCs w:val="24"/>
        </w:rPr>
        <w:t>Mitroff</w:t>
      </w:r>
      <w:proofErr w:type="spellEnd"/>
      <w:r w:rsidR="001808E0" w:rsidRPr="002223EB">
        <w:rPr>
          <w:rFonts w:asciiTheme="majorHAnsi" w:hAnsiTheme="majorHAnsi"/>
          <w:sz w:val="24"/>
          <w:szCs w:val="24"/>
        </w:rPr>
        <w:t xml:space="preserve">, S. R. A Bayesian optimal foraging model of human visual search. </w:t>
      </w:r>
      <w:proofErr w:type="spellStart"/>
      <w:r w:rsidR="001808E0" w:rsidRPr="002223EB">
        <w:rPr>
          <w:rFonts w:asciiTheme="majorHAnsi" w:hAnsiTheme="majorHAnsi"/>
          <w:sz w:val="24"/>
          <w:szCs w:val="24"/>
        </w:rPr>
        <w:t>Psychol</w:t>
      </w:r>
      <w:proofErr w:type="spellEnd"/>
      <w:r w:rsidR="001808E0" w:rsidRPr="002223EB">
        <w:rPr>
          <w:rFonts w:asciiTheme="majorHAnsi" w:hAnsiTheme="majorHAnsi"/>
          <w:sz w:val="24"/>
          <w:szCs w:val="24"/>
        </w:rPr>
        <w:t xml:space="preserve"> Sci. 2012; 23: 1047 – 1054. </w:t>
      </w:r>
    </w:p>
    <w:p w14:paraId="23CF08D5" w14:textId="08EDCF87" w:rsidR="001808E0" w:rsidRPr="002223EB" w:rsidRDefault="002223EB" w:rsidP="002223EB">
      <w:pPr>
        <w:shd w:val="clear" w:color="auto" w:fill="FFFFFF"/>
        <w:spacing w:after="0" w:line="480" w:lineRule="auto"/>
        <w:ind w:firstLine="0"/>
        <w:jc w:val="left"/>
        <w:rPr>
          <w:rFonts w:asciiTheme="majorHAnsi" w:eastAsia="Times New Roman" w:hAnsiTheme="majorHAnsi" w:cs="Arial"/>
          <w:iCs/>
          <w:sz w:val="24"/>
          <w:szCs w:val="24"/>
          <w:lang w:val="en" w:eastAsia="en-GB"/>
        </w:rPr>
      </w:pPr>
      <w:r>
        <w:rPr>
          <w:rFonts w:asciiTheme="majorHAnsi" w:hAnsiTheme="majorHAnsi"/>
          <w:sz w:val="24"/>
          <w:szCs w:val="24"/>
        </w:rPr>
        <w:t xml:space="preserve">4, </w:t>
      </w:r>
      <w:r w:rsidR="001808E0" w:rsidRPr="002223EB">
        <w:rPr>
          <w:rFonts w:asciiTheme="majorHAnsi" w:hAnsiTheme="majorHAnsi"/>
          <w:sz w:val="24"/>
          <w:szCs w:val="24"/>
        </w:rPr>
        <w:t xml:space="preserve">Ma, W.J., </w:t>
      </w:r>
      <w:proofErr w:type="spellStart"/>
      <w:r w:rsidR="001808E0" w:rsidRPr="002223EB">
        <w:rPr>
          <w:rFonts w:asciiTheme="majorHAnsi" w:hAnsiTheme="majorHAnsi"/>
          <w:sz w:val="24"/>
          <w:szCs w:val="24"/>
        </w:rPr>
        <w:t>Navalpakkam</w:t>
      </w:r>
      <w:proofErr w:type="spellEnd"/>
      <w:r w:rsidR="001808E0" w:rsidRPr="002223EB">
        <w:rPr>
          <w:rFonts w:asciiTheme="majorHAnsi" w:hAnsiTheme="majorHAnsi"/>
          <w:sz w:val="24"/>
          <w:szCs w:val="24"/>
        </w:rPr>
        <w:t xml:space="preserve">, V., Beck, J.M., Van den Berg, R. &amp; </w:t>
      </w:r>
      <w:proofErr w:type="spellStart"/>
      <w:r w:rsidR="001808E0" w:rsidRPr="002223EB">
        <w:rPr>
          <w:rFonts w:asciiTheme="majorHAnsi" w:hAnsiTheme="majorHAnsi"/>
          <w:sz w:val="24"/>
          <w:szCs w:val="24"/>
        </w:rPr>
        <w:t>Pouget</w:t>
      </w:r>
      <w:proofErr w:type="spellEnd"/>
      <w:r w:rsidR="001808E0" w:rsidRPr="002223EB">
        <w:rPr>
          <w:rFonts w:asciiTheme="majorHAnsi" w:hAnsiTheme="majorHAnsi"/>
          <w:sz w:val="24"/>
          <w:szCs w:val="24"/>
        </w:rPr>
        <w:t>, A. Behaviour and neural basis of near-optimal visual search.</w:t>
      </w:r>
      <w:r w:rsidR="001808E0" w:rsidRPr="002223EB">
        <w:rPr>
          <w:rFonts w:asciiTheme="majorHAnsi" w:eastAsia="Times New Roman" w:hAnsiTheme="majorHAnsi" w:cs="Arial"/>
          <w:iCs/>
          <w:sz w:val="24"/>
          <w:szCs w:val="24"/>
          <w:lang w:val="en" w:eastAsia="en-GB"/>
        </w:rPr>
        <w:t xml:space="preserve"> Nat Neurosci. 2011; 14:</w:t>
      </w:r>
      <w:r w:rsidR="001808E0" w:rsidRPr="002223EB">
        <w:rPr>
          <w:rFonts w:asciiTheme="majorHAnsi" w:eastAsia="Times New Roman" w:hAnsiTheme="majorHAnsi" w:cs="Arial"/>
          <w:sz w:val="24"/>
          <w:szCs w:val="24"/>
          <w:lang w:val="en" w:eastAsia="en-GB"/>
        </w:rPr>
        <w:t xml:space="preserve"> 783–790</w:t>
      </w:r>
      <w:r w:rsidR="001808E0" w:rsidRPr="002223EB">
        <w:rPr>
          <w:rFonts w:asciiTheme="majorHAnsi" w:eastAsia="Times New Roman" w:hAnsiTheme="majorHAnsi" w:cs="Arial"/>
          <w:iCs/>
          <w:sz w:val="24"/>
          <w:szCs w:val="24"/>
          <w:lang w:val="en" w:eastAsia="en-GB"/>
        </w:rPr>
        <w:t>.</w:t>
      </w:r>
    </w:p>
    <w:p w14:paraId="58928A60" w14:textId="263F366D" w:rsidR="001808E0" w:rsidRPr="002223EB" w:rsidRDefault="002223EB" w:rsidP="002223EB">
      <w:pPr>
        <w:shd w:val="clear" w:color="auto" w:fill="FFFFFF"/>
        <w:spacing w:after="0" w:line="480" w:lineRule="auto"/>
        <w:ind w:firstLine="0"/>
        <w:jc w:val="left"/>
        <w:rPr>
          <w:rFonts w:asciiTheme="majorHAnsi" w:hAnsiTheme="majorHAnsi"/>
          <w:sz w:val="24"/>
          <w:szCs w:val="24"/>
        </w:rPr>
      </w:pPr>
      <w:r>
        <w:rPr>
          <w:rFonts w:asciiTheme="majorHAnsi" w:hAnsiTheme="majorHAnsi"/>
          <w:sz w:val="24"/>
          <w:szCs w:val="24"/>
        </w:rPr>
        <w:t xml:space="preserve">5. </w:t>
      </w:r>
      <w:proofErr w:type="spellStart"/>
      <w:r w:rsidR="001808E0" w:rsidRPr="002223EB">
        <w:rPr>
          <w:rFonts w:asciiTheme="majorHAnsi" w:hAnsiTheme="majorHAnsi"/>
          <w:sz w:val="24"/>
          <w:szCs w:val="24"/>
        </w:rPr>
        <w:t>Navalpakkam</w:t>
      </w:r>
      <w:proofErr w:type="spellEnd"/>
      <w:r w:rsidR="001808E0" w:rsidRPr="002223EB">
        <w:rPr>
          <w:rFonts w:asciiTheme="majorHAnsi" w:hAnsiTheme="majorHAnsi"/>
          <w:sz w:val="24"/>
          <w:szCs w:val="24"/>
        </w:rPr>
        <w:t xml:space="preserve">, V., </w:t>
      </w:r>
      <w:proofErr w:type="spellStart"/>
      <w:r w:rsidR="001808E0" w:rsidRPr="002223EB">
        <w:rPr>
          <w:rFonts w:asciiTheme="majorHAnsi" w:hAnsiTheme="majorHAnsi"/>
          <w:sz w:val="24"/>
          <w:szCs w:val="24"/>
        </w:rPr>
        <w:t>Koch</w:t>
      </w:r>
      <w:proofErr w:type="gramStart"/>
      <w:r w:rsidR="001808E0" w:rsidRPr="002223EB">
        <w:rPr>
          <w:rFonts w:asciiTheme="majorHAnsi" w:hAnsiTheme="majorHAnsi"/>
          <w:sz w:val="24"/>
          <w:szCs w:val="24"/>
        </w:rPr>
        <w:t>,C</w:t>
      </w:r>
      <w:proofErr w:type="spellEnd"/>
      <w:proofErr w:type="gramEnd"/>
      <w:r w:rsidR="001808E0" w:rsidRPr="002223EB">
        <w:rPr>
          <w:rFonts w:asciiTheme="majorHAnsi" w:hAnsiTheme="majorHAnsi"/>
          <w:sz w:val="24"/>
          <w:szCs w:val="24"/>
        </w:rPr>
        <w:t xml:space="preserve">., Rangel, A., &amp; </w:t>
      </w:r>
      <w:proofErr w:type="spellStart"/>
      <w:r w:rsidR="001808E0" w:rsidRPr="002223EB">
        <w:rPr>
          <w:rFonts w:asciiTheme="majorHAnsi" w:hAnsiTheme="majorHAnsi"/>
          <w:sz w:val="24"/>
          <w:szCs w:val="24"/>
        </w:rPr>
        <w:t>Perona,P</w:t>
      </w:r>
      <w:proofErr w:type="spellEnd"/>
      <w:r w:rsidR="001808E0" w:rsidRPr="002223EB">
        <w:rPr>
          <w:rFonts w:asciiTheme="majorHAnsi" w:hAnsiTheme="majorHAnsi"/>
          <w:sz w:val="24"/>
          <w:szCs w:val="24"/>
        </w:rPr>
        <w:t xml:space="preserve">. Optimal reward harvesting in complex perceptual environments. Proc </w:t>
      </w:r>
      <w:proofErr w:type="spellStart"/>
      <w:r w:rsidR="001808E0" w:rsidRPr="002223EB">
        <w:rPr>
          <w:rFonts w:asciiTheme="majorHAnsi" w:hAnsiTheme="majorHAnsi"/>
          <w:sz w:val="24"/>
          <w:szCs w:val="24"/>
        </w:rPr>
        <w:t>Nati</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Acad</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Sci</w:t>
      </w:r>
      <w:proofErr w:type="spellEnd"/>
      <w:r w:rsidR="001808E0" w:rsidRPr="002223EB">
        <w:rPr>
          <w:rFonts w:asciiTheme="majorHAnsi" w:hAnsiTheme="majorHAnsi"/>
          <w:sz w:val="24"/>
          <w:szCs w:val="24"/>
        </w:rPr>
        <w:t xml:space="preserve"> U. S. A. 2010; 107: 5232-5237.</w:t>
      </w:r>
    </w:p>
    <w:p w14:paraId="08D36B28" w14:textId="6217B8E8"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6. </w:t>
      </w:r>
      <w:r w:rsidR="001808E0" w:rsidRPr="002223EB">
        <w:rPr>
          <w:rFonts w:asciiTheme="majorHAnsi" w:hAnsiTheme="majorHAnsi"/>
          <w:sz w:val="24"/>
          <w:szCs w:val="24"/>
        </w:rPr>
        <w:t xml:space="preserve">Najemnik, J. &amp; Geisler, W. S. Optimal eye movement strategies in visual search. Nat. 2005; 434: 387-391. </w:t>
      </w:r>
    </w:p>
    <w:p w14:paraId="31C28EAF" w14:textId="431D76CB"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7. </w:t>
      </w:r>
      <w:r w:rsidR="001808E0" w:rsidRPr="002223EB">
        <w:rPr>
          <w:rFonts w:asciiTheme="majorHAnsi" w:hAnsiTheme="majorHAnsi"/>
          <w:sz w:val="24"/>
          <w:szCs w:val="24"/>
        </w:rPr>
        <w:t>Najemnik, J., &amp; Geisler, W.S. Eye movement statistics in humans are consistent with an optimal search strategy. J Vis. 2008; 8:4.</w:t>
      </w:r>
    </w:p>
    <w:p w14:paraId="0FE8AF69" w14:textId="5C6333C5"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8. </w:t>
      </w:r>
      <w:r w:rsidR="001808E0" w:rsidRPr="002223EB">
        <w:rPr>
          <w:rFonts w:asciiTheme="majorHAnsi" w:hAnsiTheme="majorHAnsi"/>
          <w:sz w:val="24"/>
          <w:szCs w:val="24"/>
        </w:rPr>
        <w:t>Verghese, P. Active search for multiple targets is inefficient. Vision Res. 2012; 74: 61-71</w:t>
      </w:r>
    </w:p>
    <w:p w14:paraId="6C9E0ED5" w14:textId="64C5E73A"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cs="AdvP403A40"/>
          <w:sz w:val="24"/>
          <w:szCs w:val="24"/>
          <w:lang w:eastAsia="en-GB"/>
        </w:rPr>
        <w:lastRenderedPageBreak/>
        <w:t xml:space="preserve">9. </w:t>
      </w:r>
      <w:r w:rsidR="001808E0" w:rsidRPr="002223EB">
        <w:rPr>
          <w:rFonts w:asciiTheme="majorHAnsi" w:hAnsiTheme="majorHAnsi" w:cs="AdvP403A40"/>
          <w:sz w:val="24"/>
          <w:szCs w:val="24"/>
          <w:lang w:eastAsia="en-GB"/>
        </w:rPr>
        <w:t>Morvan, C. &amp; Maloney, L.T. Human visual search does</w:t>
      </w:r>
      <w:r w:rsidRPr="002223EB">
        <w:rPr>
          <w:rFonts w:asciiTheme="majorHAnsi" w:hAnsiTheme="majorHAnsi" w:cs="AdvP403A40"/>
          <w:sz w:val="24"/>
          <w:szCs w:val="24"/>
          <w:lang w:eastAsia="en-GB"/>
        </w:rPr>
        <w:t xml:space="preserve"> not maximise the post-saccadic </w:t>
      </w:r>
      <w:r w:rsidR="001808E0" w:rsidRPr="002223EB">
        <w:rPr>
          <w:rFonts w:asciiTheme="majorHAnsi" w:hAnsiTheme="majorHAnsi" w:cs="AdvP403A40"/>
          <w:sz w:val="24"/>
          <w:szCs w:val="24"/>
          <w:lang w:eastAsia="en-GB"/>
        </w:rPr>
        <w:t xml:space="preserve">probability of identifying targets. </w:t>
      </w:r>
      <w:proofErr w:type="spellStart"/>
      <w:r w:rsidR="001808E0" w:rsidRPr="002223EB">
        <w:rPr>
          <w:rFonts w:asciiTheme="majorHAnsi" w:hAnsiTheme="majorHAnsi" w:cs="AdvP403A40"/>
          <w:i/>
          <w:sz w:val="24"/>
          <w:szCs w:val="24"/>
          <w:lang w:eastAsia="en-GB"/>
        </w:rPr>
        <w:t>PLoS</w:t>
      </w:r>
      <w:proofErr w:type="spellEnd"/>
      <w:r w:rsidR="001808E0" w:rsidRPr="002223EB">
        <w:rPr>
          <w:rFonts w:asciiTheme="majorHAnsi" w:hAnsiTheme="majorHAnsi" w:cs="AdvP403A40"/>
          <w:i/>
          <w:sz w:val="24"/>
          <w:szCs w:val="24"/>
          <w:lang w:eastAsia="en-GB"/>
        </w:rPr>
        <w:t xml:space="preserve"> </w:t>
      </w:r>
      <w:proofErr w:type="spellStart"/>
      <w:r w:rsidR="001808E0" w:rsidRPr="002223EB">
        <w:rPr>
          <w:rFonts w:asciiTheme="majorHAnsi" w:hAnsiTheme="majorHAnsi" w:cs="AdvP403A40"/>
          <w:sz w:val="24"/>
          <w:szCs w:val="24"/>
          <w:lang w:eastAsia="en-GB"/>
        </w:rPr>
        <w:t>Comput</w:t>
      </w:r>
      <w:proofErr w:type="spellEnd"/>
      <w:r w:rsidR="001808E0" w:rsidRPr="002223EB">
        <w:rPr>
          <w:rFonts w:asciiTheme="majorHAnsi" w:hAnsiTheme="majorHAnsi" w:cs="AdvP403A40"/>
          <w:sz w:val="24"/>
          <w:szCs w:val="24"/>
          <w:lang w:eastAsia="en-GB"/>
        </w:rPr>
        <w:t xml:space="preserve"> Biol. 2012; 8: e1002342.                   </w:t>
      </w:r>
      <w:r w:rsidR="001808E0" w:rsidRPr="002223EB">
        <w:rPr>
          <w:rFonts w:asciiTheme="majorHAnsi" w:hAnsiTheme="majorHAnsi"/>
          <w:sz w:val="24"/>
          <w:szCs w:val="24"/>
        </w:rPr>
        <w:t xml:space="preserve"> </w:t>
      </w:r>
    </w:p>
    <w:p w14:paraId="06ABEA5B" w14:textId="17449409" w:rsidR="001808E0" w:rsidRPr="002223EB" w:rsidRDefault="002223EB" w:rsidP="002223EB">
      <w:pPr>
        <w:spacing w:after="0" w:line="480" w:lineRule="auto"/>
        <w:ind w:firstLine="0"/>
        <w:jc w:val="left"/>
        <w:rPr>
          <w:rFonts w:asciiTheme="majorHAnsi" w:hAnsiTheme="majorHAnsi" w:cs="AdvP403A40"/>
          <w:sz w:val="24"/>
          <w:szCs w:val="24"/>
          <w:lang w:eastAsia="en-GB"/>
        </w:rPr>
      </w:pPr>
      <w:r>
        <w:rPr>
          <w:rFonts w:asciiTheme="majorHAnsi" w:hAnsiTheme="majorHAnsi" w:cs="AdvP403A40"/>
          <w:sz w:val="24"/>
          <w:szCs w:val="24"/>
          <w:lang w:eastAsia="en-GB"/>
        </w:rPr>
        <w:t xml:space="preserve">10. </w:t>
      </w:r>
      <w:r w:rsidR="001808E0" w:rsidRPr="002223EB">
        <w:rPr>
          <w:rFonts w:asciiTheme="majorHAnsi" w:hAnsiTheme="majorHAnsi" w:cs="AdvP403A40"/>
          <w:sz w:val="24"/>
          <w:szCs w:val="24"/>
          <w:lang w:eastAsia="en-GB"/>
        </w:rPr>
        <w:t xml:space="preserve">Clarke, A.D.F. &amp; Hunt, A.R. Failure of intuition when choosing whether to invest in a single goal or split resources between two goals. </w:t>
      </w:r>
      <w:proofErr w:type="spellStart"/>
      <w:r w:rsidR="001808E0" w:rsidRPr="002223EB">
        <w:rPr>
          <w:rFonts w:asciiTheme="majorHAnsi" w:hAnsiTheme="majorHAnsi" w:cs="AdvP403A40"/>
          <w:sz w:val="24"/>
          <w:szCs w:val="24"/>
          <w:lang w:eastAsia="en-GB"/>
        </w:rPr>
        <w:t>Psychol</w:t>
      </w:r>
      <w:proofErr w:type="spellEnd"/>
      <w:r w:rsidR="001808E0" w:rsidRPr="002223EB">
        <w:rPr>
          <w:rFonts w:asciiTheme="majorHAnsi" w:hAnsiTheme="majorHAnsi" w:cs="AdvP403A40"/>
          <w:sz w:val="24"/>
          <w:szCs w:val="24"/>
          <w:lang w:eastAsia="en-GB"/>
        </w:rPr>
        <w:t xml:space="preserve"> Sci. 2016;</w:t>
      </w:r>
      <w:r w:rsidR="001808E0" w:rsidRPr="002223EB">
        <w:rPr>
          <w:rFonts w:asciiTheme="majorHAnsi" w:hAnsiTheme="majorHAnsi" w:cs="AdvP403A40"/>
          <w:i/>
          <w:sz w:val="24"/>
          <w:szCs w:val="24"/>
          <w:lang w:eastAsia="en-GB"/>
        </w:rPr>
        <w:t xml:space="preserve"> </w:t>
      </w:r>
      <w:r w:rsidR="001808E0" w:rsidRPr="002223EB">
        <w:rPr>
          <w:rFonts w:asciiTheme="majorHAnsi" w:hAnsiTheme="majorHAnsi" w:cs="AdvP403A40"/>
          <w:sz w:val="24"/>
          <w:szCs w:val="24"/>
          <w:lang w:eastAsia="en-GB"/>
        </w:rPr>
        <w:t>27: 64-74.</w:t>
      </w:r>
      <w:r w:rsidR="001808E0" w:rsidRPr="002223EB">
        <w:rPr>
          <w:rFonts w:asciiTheme="majorHAnsi" w:hAnsiTheme="majorHAnsi" w:cs="AdvP403A40"/>
          <w:i/>
          <w:sz w:val="24"/>
          <w:szCs w:val="24"/>
          <w:lang w:eastAsia="en-GB"/>
        </w:rPr>
        <w:t xml:space="preserve"> </w:t>
      </w:r>
    </w:p>
    <w:p w14:paraId="0C4A6AF8" w14:textId="3CEFC954"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11. </w:t>
      </w:r>
      <w:r w:rsidR="001808E0" w:rsidRPr="002223EB">
        <w:rPr>
          <w:rFonts w:asciiTheme="majorHAnsi" w:hAnsiTheme="majorHAnsi"/>
          <w:sz w:val="24"/>
          <w:szCs w:val="24"/>
        </w:rPr>
        <w:t xml:space="preserve">Nowakowska, A., Clarke, A.D.F., Sahraie, A., &amp; Hunt, A. R. Inefficient search strategies in simulated hemianopia. J </w:t>
      </w:r>
      <w:proofErr w:type="spellStart"/>
      <w:r w:rsidR="001808E0" w:rsidRPr="002223EB">
        <w:rPr>
          <w:rFonts w:asciiTheme="majorHAnsi" w:hAnsiTheme="majorHAnsi"/>
          <w:sz w:val="24"/>
          <w:szCs w:val="24"/>
        </w:rPr>
        <w:t>Exp</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Psychol</w:t>
      </w:r>
      <w:proofErr w:type="spellEnd"/>
      <w:r w:rsidR="001808E0" w:rsidRPr="002223EB">
        <w:rPr>
          <w:rFonts w:asciiTheme="majorHAnsi" w:hAnsiTheme="majorHAnsi"/>
          <w:sz w:val="24"/>
          <w:szCs w:val="24"/>
        </w:rPr>
        <w:t xml:space="preserve"> Hum Percept Perform. 2016; DOI: 10.1037/XHP0000250</w:t>
      </w:r>
    </w:p>
    <w:p w14:paraId="1DF671A1" w14:textId="560B6DDC" w:rsidR="001808E0" w:rsidRPr="002223EB" w:rsidRDefault="002223EB" w:rsidP="00B17D9A">
      <w:pPr>
        <w:spacing w:after="0" w:line="480" w:lineRule="auto"/>
        <w:ind w:firstLine="0"/>
        <w:jc w:val="left"/>
        <w:rPr>
          <w:rFonts w:asciiTheme="majorHAnsi" w:hAnsiTheme="majorHAnsi"/>
          <w:sz w:val="24"/>
          <w:szCs w:val="24"/>
        </w:rPr>
      </w:pPr>
      <w:r>
        <w:rPr>
          <w:rFonts w:asciiTheme="majorHAnsi" w:hAnsiTheme="majorHAnsi"/>
          <w:sz w:val="24"/>
          <w:szCs w:val="24"/>
        </w:rPr>
        <w:t xml:space="preserve">12. </w:t>
      </w:r>
      <w:r w:rsidR="001808E0" w:rsidRPr="002223EB">
        <w:rPr>
          <w:rFonts w:asciiTheme="majorHAnsi" w:hAnsiTheme="majorHAnsi"/>
          <w:sz w:val="24"/>
          <w:szCs w:val="24"/>
        </w:rPr>
        <w:t xml:space="preserve">Clarke, A.D.F., Green, P., </w:t>
      </w:r>
      <w:proofErr w:type="spellStart"/>
      <w:r w:rsidR="001808E0" w:rsidRPr="002223EB">
        <w:rPr>
          <w:rFonts w:asciiTheme="majorHAnsi" w:hAnsiTheme="majorHAnsi"/>
          <w:sz w:val="24"/>
          <w:szCs w:val="24"/>
        </w:rPr>
        <w:t>Chantler</w:t>
      </w:r>
      <w:proofErr w:type="spellEnd"/>
      <w:r w:rsidR="001808E0" w:rsidRPr="002223EB">
        <w:rPr>
          <w:rFonts w:asciiTheme="majorHAnsi" w:hAnsiTheme="majorHAnsi"/>
          <w:sz w:val="24"/>
          <w:szCs w:val="24"/>
        </w:rPr>
        <w:t xml:space="preserve">, M.J., &amp; Hunt, A. R. Human search for a target on a textured background is consistent with a stochastic model. J Vis. 2016; 16: 4. </w:t>
      </w:r>
    </w:p>
    <w:p w14:paraId="1271F68C" w14:textId="0F8282AB" w:rsidR="001808E0" w:rsidRPr="002223EB" w:rsidRDefault="002223EB" w:rsidP="00B17D9A">
      <w:pPr>
        <w:spacing w:after="0" w:line="480" w:lineRule="auto"/>
        <w:ind w:firstLine="0"/>
        <w:jc w:val="left"/>
        <w:rPr>
          <w:rFonts w:asciiTheme="majorHAnsi" w:hAnsiTheme="majorHAnsi"/>
          <w:sz w:val="24"/>
          <w:szCs w:val="24"/>
          <w:lang w:eastAsia="en-GB"/>
        </w:rPr>
        <w:pPrChange w:id="162" w:author="r02al13" w:date="2016-12-07T14:20:00Z">
          <w:pPr>
            <w:spacing w:after="0" w:line="480" w:lineRule="auto"/>
            <w:ind w:firstLine="0"/>
            <w:jc w:val="left"/>
          </w:pPr>
        </w:pPrChange>
      </w:pPr>
      <w:r>
        <w:rPr>
          <w:rFonts w:asciiTheme="majorHAnsi" w:hAnsiTheme="majorHAnsi"/>
          <w:sz w:val="24"/>
          <w:szCs w:val="24"/>
        </w:rPr>
        <w:t xml:space="preserve">13. </w:t>
      </w:r>
      <w:proofErr w:type="spellStart"/>
      <w:r w:rsidR="001808E0" w:rsidRPr="002223EB">
        <w:rPr>
          <w:rFonts w:asciiTheme="majorHAnsi" w:hAnsiTheme="majorHAnsi"/>
          <w:sz w:val="24"/>
          <w:szCs w:val="24"/>
        </w:rPr>
        <w:t>Brainard</w:t>
      </w:r>
      <w:proofErr w:type="spellEnd"/>
      <w:r w:rsidR="001808E0" w:rsidRPr="002223EB">
        <w:rPr>
          <w:rFonts w:asciiTheme="majorHAnsi" w:hAnsiTheme="majorHAnsi"/>
          <w:sz w:val="24"/>
          <w:szCs w:val="24"/>
        </w:rPr>
        <w:t xml:space="preserve">, </w:t>
      </w:r>
      <w:r w:rsidR="001808E0" w:rsidRPr="002223EB">
        <w:rPr>
          <w:rFonts w:asciiTheme="majorHAnsi" w:hAnsiTheme="majorHAnsi"/>
          <w:sz w:val="24"/>
          <w:szCs w:val="24"/>
          <w:lang w:eastAsia="en-GB"/>
        </w:rPr>
        <w:t>D.H. The psychophysics toolbox. Spat Vis. 1997; 10: 433-436.</w:t>
      </w:r>
    </w:p>
    <w:p w14:paraId="390C1028" w14:textId="1CDB8342" w:rsidR="001808E0" w:rsidRPr="002223EB" w:rsidRDefault="002223EB" w:rsidP="00B17D9A">
      <w:pPr>
        <w:spacing w:after="0" w:line="480" w:lineRule="auto"/>
        <w:ind w:firstLine="0"/>
        <w:jc w:val="left"/>
        <w:rPr>
          <w:rFonts w:asciiTheme="majorHAnsi" w:hAnsiTheme="majorHAnsi"/>
          <w:sz w:val="24"/>
          <w:szCs w:val="24"/>
        </w:rPr>
        <w:pPrChange w:id="163" w:author="r02al13" w:date="2016-12-07T14:20:00Z">
          <w:pPr>
            <w:spacing w:after="0" w:line="480" w:lineRule="auto"/>
            <w:ind w:firstLine="0"/>
            <w:jc w:val="left"/>
          </w:pPr>
        </w:pPrChange>
      </w:pPr>
      <w:r>
        <w:rPr>
          <w:rFonts w:asciiTheme="majorHAnsi" w:hAnsiTheme="majorHAnsi"/>
          <w:sz w:val="24"/>
          <w:szCs w:val="24"/>
          <w:lang w:eastAsia="en-GB"/>
        </w:rPr>
        <w:t xml:space="preserve">14. </w:t>
      </w:r>
      <w:proofErr w:type="spellStart"/>
      <w:r w:rsidR="001808E0" w:rsidRPr="002223EB">
        <w:rPr>
          <w:rFonts w:asciiTheme="majorHAnsi" w:hAnsiTheme="majorHAnsi"/>
          <w:sz w:val="24"/>
          <w:szCs w:val="24"/>
          <w:lang w:eastAsia="en-GB"/>
        </w:rPr>
        <w:t>Pelli</w:t>
      </w:r>
      <w:proofErr w:type="spellEnd"/>
      <w:r w:rsidR="001808E0" w:rsidRPr="002223EB">
        <w:rPr>
          <w:rFonts w:asciiTheme="majorHAnsi" w:hAnsiTheme="majorHAnsi"/>
          <w:sz w:val="24"/>
          <w:szCs w:val="24"/>
          <w:lang w:eastAsia="en-GB"/>
        </w:rPr>
        <w:t xml:space="preserve">, D.G. The </w:t>
      </w:r>
      <w:proofErr w:type="spellStart"/>
      <w:r w:rsidR="001808E0" w:rsidRPr="002223EB">
        <w:rPr>
          <w:rFonts w:asciiTheme="majorHAnsi" w:hAnsiTheme="majorHAnsi"/>
          <w:sz w:val="24"/>
          <w:szCs w:val="24"/>
          <w:lang w:eastAsia="en-GB"/>
        </w:rPr>
        <w:t>VideoToolbox</w:t>
      </w:r>
      <w:proofErr w:type="spellEnd"/>
      <w:r w:rsidR="001808E0" w:rsidRPr="002223EB">
        <w:rPr>
          <w:rFonts w:asciiTheme="majorHAnsi" w:hAnsiTheme="majorHAnsi"/>
          <w:sz w:val="24"/>
          <w:szCs w:val="24"/>
          <w:lang w:eastAsia="en-GB"/>
        </w:rPr>
        <w:t xml:space="preserve"> software for visual psychophysics: Transforming numbers into movies. Spat Vis. 1997; 10: 437-442.</w:t>
      </w:r>
    </w:p>
    <w:p w14:paraId="1ED4AA52" w14:textId="2C474A1A" w:rsidR="001808E0" w:rsidRPr="002223EB" w:rsidRDefault="002223EB" w:rsidP="00B17D9A">
      <w:pPr>
        <w:spacing w:after="0" w:line="480" w:lineRule="auto"/>
        <w:ind w:firstLine="0"/>
        <w:jc w:val="left"/>
        <w:rPr>
          <w:rFonts w:asciiTheme="majorHAnsi" w:hAnsiTheme="majorHAnsi"/>
          <w:sz w:val="24"/>
          <w:szCs w:val="24"/>
        </w:rPr>
        <w:pPrChange w:id="164" w:author="r02al13" w:date="2016-12-07T14:20:00Z">
          <w:pPr>
            <w:spacing w:after="0" w:line="480" w:lineRule="auto"/>
            <w:ind w:firstLine="0"/>
            <w:jc w:val="left"/>
          </w:pPr>
        </w:pPrChange>
      </w:pPr>
      <w:r>
        <w:rPr>
          <w:rFonts w:asciiTheme="majorHAnsi" w:eastAsia="Times New Roman" w:hAnsiTheme="majorHAnsi" w:cs="Times New Roman"/>
          <w:sz w:val="24"/>
          <w:szCs w:val="24"/>
        </w:rPr>
        <w:t xml:space="preserve">15. </w:t>
      </w:r>
      <w:r w:rsidR="001808E0" w:rsidRPr="002223EB">
        <w:rPr>
          <w:rFonts w:asciiTheme="majorHAnsi" w:eastAsia="Times New Roman" w:hAnsiTheme="majorHAnsi" w:cs="Times New Roman"/>
          <w:sz w:val="24"/>
          <w:szCs w:val="24"/>
        </w:rPr>
        <w:t xml:space="preserve">Bates, D., </w:t>
      </w:r>
      <w:proofErr w:type="spellStart"/>
      <w:r w:rsidR="001808E0" w:rsidRPr="002223EB">
        <w:rPr>
          <w:rFonts w:asciiTheme="majorHAnsi" w:eastAsia="Times New Roman" w:hAnsiTheme="majorHAnsi" w:cs="Times New Roman"/>
          <w:sz w:val="24"/>
          <w:szCs w:val="24"/>
        </w:rPr>
        <w:t>Maechler</w:t>
      </w:r>
      <w:proofErr w:type="spellEnd"/>
      <w:r w:rsidR="001808E0" w:rsidRPr="002223EB">
        <w:rPr>
          <w:rFonts w:asciiTheme="majorHAnsi" w:eastAsia="Times New Roman" w:hAnsiTheme="majorHAnsi" w:cs="Times New Roman"/>
          <w:sz w:val="24"/>
          <w:szCs w:val="24"/>
        </w:rPr>
        <w:t xml:space="preserve">, M., </w:t>
      </w:r>
      <w:proofErr w:type="spellStart"/>
      <w:r w:rsidR="001808E0" w:rsidRPr="002223EB">
        <w:rPr>
          <w:rFonts w:asciiTheme="majorHAnsi" w:eastAsia="Times New Roman" w:hAnsiTheme="majorHAnsi" w:cs="Times New Roman"/>
          <w:sz w:val="24"/>
          <w:szCs w:val="24"/>
        </w:rPr>
        <w:t>Bolker</w:t>
      </w:r>
      <w:proofErr w:type="spellEnd"/>
      <w:r w:rsidR="001808E0" w:rsidRPr="002223EB">
        <w:rPr>
          <w:rFonts w:asciiTheme="majorHAnsi" w:eastAsia="Times New Roman" w:hAnsiTheme="majorHAnsi" w:cs="Times New Roman"/>
          <w:sz w:val="24"/>
          <w:szCs w:val="24"/>
        </w:rPr>
        <w:t xml:space="preserve">, B., &amp; Walker, S. Package ‘lme4’. J Stat </w:t>
      </w:r>
      <w:proofErr w:type="spellStart"/>
      <w:r w:rsidR="001808E0" w:rsidRPr="002223EB">
        <w:rPr>
          <w:rFonts w:asciiTheme="majorHAnsi" w:eastAsia="Times New Roman" w:hAnsiTheme="majorHAnsi" w:cs="Times New Roman"/>
          <w:sz w:val="24"/>
          <w:szCs w:val="24"/>
        </w:rPr>
        <w:t>Softw</w:t>
      </w:r>
      <w:proofErr w:type="spellEnd"/>
      <w:r w:rsidR="001808E0" w:rsidRPr="002223EB">
        <w:rPr>
          <w:rFonts w:asciiTheme="majorHAnsi" w:eastAsia="Times New Roman" w:hAnsiTheme="majorHAnsi" w:cs="Times New Roman"/>
          <w:sz w:val="24"/>
          <w:szCs w:val="24"/>
        </w:rPr>
        <w:t xml:space="preserve">. 2015; 67: 1-48, </w:t>
      </w:r>
      <w:r w:rsidR="00DD4A01">
        <w:fldChar w:fldCharType="begin"/>
      </w:r>
      <w:r w:rsidR="00DD4A01">
        <w:instrText xml:space="preserve"> HYPERLINK "http://dx.doi.org/10.18637/jss.v067.i01" </w:instrText>
      </w:r>
      <w:r w:rsidR="00DD4A01">
        <w:fldChar w:fldCharType="separate"/>
      </w:r>
      <w:r w:rsidR="001808E0" w:rsidRPr="002223EB">
        <w:rPr>
          <w:rStyle w:val="Hyperlink"/>
          <w:rFonts w:asciiTheme="majorHAnsi" w:eastAsia="Times New Roman" w:hAnsiTheme="majorHAnsi" w:cs="Times New Roman"/>
          <w:sz w:val="24"/>
          <w:szCs w:val="24"/>
        </w:rPr>
        <w:t>doi:10.18637/jss.v067.i01</w:t>
      </w:r>
      <w:r w:rsidR="00DD4A01">
        <w:rPr>
          <w:rStyle w:val="Hyperlink"/>
          <w:rFonts w:asciiTheme="majorHAnsi" w:eastAsia="Times New Roman" w:hAnsiTheme="majorHAnsi" w:cs="Times New Roman"/>
          <w:sz w:val="24"/>
          <w:szCs w:val="24"/>
        </w:rPr>
        <w:fldChar w:fldCharType="end"/>
      </w:r>
      <w:r w:rsidR="001808E0" w:rsidRPr="002223EB">
        <w:rPr>
          <w:rFonts w:asciiTheme="majorHAnsi" w:eastAsia="Times New Roman" w:hAnsiTheme="majorHAnsi" w:cs="Times New Roman"/>
          <w:sz w:val="24"/>
          <w:szCs w:val="24"/>
        </w:rPr>
        <w:t>.</w:t>
      </w:r>
    </w:p>
    <w:p w14:paraId="5F96D2D2" w14:textId="7121197D" w:rsidR="001808E0" w:rsidRDefault="002223EB" w:rsidP="00B17D9A">
      <w:pPr>
        <w:spacing w:after="0" w:line="480" w:lineRule="auto"/>
        <w:ind w:firstLine="0"/>
        <w:jc w:val="left"/>
        <w:rPr>
          <w:ins w:id="165" w:author="r02al13" w:date="2016-12-02T13:48:00Z"/>
          <w:rFonts w:asciiTheme="majorHAnsi" w:hAnsiTheme="majorHAnsi"/>
          <w:sz w:val="24"/>
          <w:szCs w:val="24"/>
        </w:rPr>
        <w:pPrChange w:id="166" w:author="r02al13" w:date="2016-12-07T14:20:00Z">
          <w:pPr>
            <w:spacing w:after="0" w:line="480" w:lineRule="auto"/>
            <w:ind w:firstLine="0"/>
            <w:jc w:val="left"/>
          </w:pPr>
        </w:pPrChange>
      </w:pPr>
      <w:r>
        <w:rPr>
          <w:rFonts w:asciiTheme="majorHAnsi" w:hAnsiTheme="majorHAnsi"/>
          <w:sz w:val="24"/>
          <w:szCs w:val="24"/>
        </w:rPr>
        <w:t xml:space="preserve">16. </w:t>
      </w:r>
      <w:r w:rsidR="001808E0" w:rsidRPr="000A4A24">
        <w:rPr>
          <w:rFonts w:asciiTheme="majorHAnsi" w:hAnsiTheme="majorHAnsi"/>
          <w:sz w:val="24"/>
          <w:szCs w:val="24"/>
        </w:rPr>
        <w:t xml:space="preserve">R Core Team. R Foundation for Statistical Computing, Vienna, Austria. </w:t>
      </w:r>
      <w:proofErr w:type="gramStart"/>
      <w:r w:rsidR="001808E0" w:rsidRPr="000A4A24">
        <w:rPr>
          <w:rFonts w:asciiTheme="majorHAnsi" w:hAnsiTheme="majorHAnsi"/>
          <w:sz w:val="24"/>
          <w:szCs w:val="24"/>
        </w:rPr>
        <w:t>2015</w:t>
      </w:r>
      <w:proofErr w:type="gramEnd"/>
      <w:r w:rsidR="001808E0" w:rsidRPr="000A4A24">
        <w:rPr>
          <w:rFonts w:asciiTheme="majorHAnsi" w:hAnsiTheme="majorHAnsi"/>
          <w:sz w:val="24"/>
          <w:szCs w:val="24"/>
        </w:rPr>
        <w:t xml:space="preserve">; URL </w:t>
      </w:r>
      <w:ins w:id="167" w:author="r02al13" w:date="2016-12-02T13:48:00Z">
        <w:r w:rsidR="00870477">
          <w:rPr>
            <w:rFonts w:asciiTheme="majorHAnsi" w:hAnsiTheme="majorHAnsi"/>
            <w:sz w:val="24"/>
            <w:szCs w:val="24"/>
          </w:rPr>
          <w:fldChar w:fldCharType="begin"/>
        </w:r>
        <w:r w:rsidR="00870477">
          <w:rPr>
            <w:rFonts w:asciiTheme="majorHAnsi" w:hAnsiTheme="majorHAnsi"/>
            <w:sz w:val="24"/>
            <w:szCs w:val="24"/>
          </w:rPr>
          <w:instrText xml:space="preserve"> HYPERLINK "</w:instrText>
        </w:r>
      </w:ins>
      <w:r w:rsidR="00870477" w:rsidRPr="000A4A24">
        <w:rPr>
          <w:rFonts w:asciiTheme="majorHAnsi" w:hAnsiTheme="majorHAnsi"/>
          <w:sz w:val="24"/>
          <w:szCs w:val="24"/>
        </w:rPr>
        <w:instrText>https://www.R-project.org/</w:instrText>
      </w:r>
      <w:ins w:id="168" w:author="r02al13" w:date="2016-12-02T13:48:00Z">
        <w:r w:rsidR="00870477">
          <w:rPr>
            <w:rFonts w:asciiTheme="majorHAnsi" w:hAnsiTheme="majorHAnsi"/>
            <w:sz w:val="24"/>
            <w:szCs w:val="24"/>
          </w:rPr>
          <w:instrText xml:space="preserve">" </w:instrText>
        </w:r>
        <w:r w:rsidR="00870477">
          <w:rPr>
            <w:rFonts w:asciiTheme="majorHAnsi" w:hAnsiTheme="majorHAnsi"/>
            <w:sz w:val="24"/>
            <w:szCs w:val="24"/>
          </w:rPr>
          <w:fldChar w:fldCharType="separate"/>
        </w:r>
      </w:ins>
      <w:r w:rsidR="00870477" w:rsidRPr="000A647B">
        <w:rPr>
          <w:rStyle w:val="Hyperlink"/>
          <w:rFonts w:asciiTheme="majorHAnsi" w:hAnsiTheme="majorHAnsi"/>
          <w:sz w:val="24"/>
          <w:szCs w:val="24"/>
        </w:rPr>
        <w:t>https://www.R-project.org/</w:t>
      </w:r>
      <w:ins w:id="169" w:author="r02al13" w:date="2016-12-02T13:48:00Z">
        <w:r w:rsidR="00870477">
          <w:rPr>
            <w:rFonts w:asciiTheme="majorHAnsi" w:hAnsiTheme="majorHAnsi"/>
            <w:sz w:val="24"/>
            <w:szCs w:val="24"/>
          </w:rPr>
          <w:fldChar w:fldCharType="end"/>
        </w:r>
      </w:ins>
      <w:r w:rsidR="001808E0" w:rsidRPr="000A4A24">
        <w:rPr>
          <w:rFonts w:asciiTheme="majorHAnsi" w:hAnsiTheme="majorHAnsi"/>
          <w:sz w:val="24"/>
          <w:szCs w:val="24"/>
        </w:rPr>
        <w:t>.</w:t>
      </w:r>
    </w:p>
    <w:p w14:paraId="47119571" w14:textId="2851E209" w:rsidR="00870477" w:rsidRPr="007751B7" w:rsidRDefault="00B17D9A" w:rsidP="00B17D9A">
      <w:pPr>
        <w:spacing w:after="0" w:line="480" w:lineRule="auto"/>
        <w:ind w:firstLine="0"/>
        <w:jc w:val="left"/>
        <w:rPr>
          <w:ins w:id="170" w:author="r02al13" w:date="2016-12-02T13:48:00Z"/>
          <w:rFonts w:asciiTheme="majorHAnsi" w:eastAsia="Times New Roman" w:hAnsiTheme="majorHAnsi" w:cs="Times New Roman"/>
          <w:sz w:val="24"/>
          <w:szCs w:val="24"/>
          <w:lang w:eastAsia="en-GB"/>
        </w:rPr>
        <w:pPrChange w:id="171" w:author="r02al13" w:date="2016-12-07T14:20:00Z">
          <w:pPr>
            <w:spacing w:after="0"/>
            <w:ind w:firstLine="0"/>
            <w:jc w:val="left"/>
          </w:pPr>
        </w:pPrChange>
      </w:pPr>
      <w:proofErr w:type="gramStart"/>
      <w:ins w:id="172" w:author="r02al13" w:date="2016-12-07T14:16:00Z">
        <w:r>
          <w:rPr>
            <w:rFonts w:asciiTheme="majorHAnsi" w:eastAsia="Times New Roman" w:hAnsiTheme="majorHAnsi" w:cs="Arial"/>
            <w:color w:val="1155CC"/>
            <w:sz w:val="24"/>
            <w:szCs w:val="24"/>
            <w:lang w:eastAsia="en-GB"/>
          </w:rPr>
          <w:t xml:space="preserve">17. </w:t>
        </w:r>
      </w:ins>
      <w:ins w:id="173" w:author="r02al13" w:date="2016-12-02T13:48:00Z">
        <w:r w:rsidR="00870477" w:rsidRPr="007751B7">
          <w:rPr>
            <w:rFonts w:asciiTheme="majorHAnsi" w:eastAsia="Times New Roman" w:hAnsiTheme="majorHAnsi" w:cs="Arial"/>
            <w:color w:val="1155CC"/>
            <w:sz w:val="24"/>
            <w:szCs w:val="24"/>
            <w:lang w:eastAsia="en-GB"/>
          </w:rPr>
          <w:t xml:space="preserve">Rayner, K, &amp; </w:t>
        </w:r>
        <w:proofErr w:type="spellStart"/>
        <w:r w:rsidR="00870477" w:rsidRPr="007751B7">
          <w:rPr>
            <w:rFonts w:asciiTheme="majorHAnsi" w:eastAsia="Times New Roman" w:hAnsiTheme="majorHAnsi" w:cs="Arial"/>
            <w:color w:val="1155CC"/>
            <w:sz w:val="24"/>
            <w:szCs w:val="24"/>
            <w:lang w:eastAsia="en-GB"/>
          </w:rPr>
          <w:t>McConkie</w:t>
        </w:r>
        <w:proofErr w:type="spellEnd"/>
        <w:r w:rsidR="00870477" w:rsidRPr="007751B7">
          <w:rPr>
            <w:rFonts w:asciiTheme="majorHAnsi" w:eastAsia="Times New Roman" w:hAnsiTheme="majorHAnsi" w:cs="Arial"/>
            <w:color w:val="1155CC"/>
            <w:sz w:val="24"/>
            <w:szCs w:val="24"/>
            <w:lang w:eastAsia="en-GB"/>
          </w:rPr>
          <w:t>, G.W.</w:t>
        </w:r>
      </w:ins>
      <w:ins w:id="174" w:author="r02al13" w:date="2016-12-07T14:19:00Z">
        <w:r>
          <w:rPr>
            <w:rFonts w:asciiTheme="majorHAnsi" w:eastAsia="Times New Roman" w:hAnsiTheme="majorHAnsi" w:cs="Arial"/>
            <w:color w:val="1155CC"/>
            <w:sz w:val="24"/>
            <w:szCs w:val="24"/>
            <w:lang w:eastAsia="en-GB"/>
          </w:rPr>
          <w:t xml:space="preserve"> </w:t>
        </w:r>
      </w:ins>
      <w:ins w:id="175" w:author="r02al13" w:date="2016-12-02T13:48:00Z">
        <w:r w:rsidR="00870477" w:rsidRPr="007751B7">
          <w:rPr>
            <w:rFonts w:asciiTheme="majorHAnsi" w:eastAsia="Times New Roman" w:hAnsiTheme="majorHAnsi" w:cs="Arial"/>
            <w:color w:val="1155CC"/>
            <w:sz w:val="24"/>
            <w:szCs w:val="24"/>
            <w:lang w:eastAsia="en-GB"/>
          </w:rPr>
          <w:t>(1976).</w:t>
        </w:r>
        <w:proofErr w:type="gramEnd"/>
        <w:r w:rsidR="00870477" w:rsidRPr="007751B7">
          <w:rPr>
            <w:rFonts w:asciiTheme="majorHAnsi" w:eastAsia="Times New Roman" w:hAnsiTheme="majorHAnsi" w:cs="Arial"/>
            <w:color w:val="1155CC"/>
            <w:sz w:val="24"/>
            <w:szCs w:val="24"/>
            <w:lang w:eastAsia="en-GB"/>
          </w:rPr>
          <w:t xml:space="preserve"> What g</w:t>
        </w:r>
        <w:r>
          <w:rPr>
            <w:rFonts w:asciiTheme="majorHAnsi" w:eastAsia="Times New Roman" w:hAnsiTheme="majorHAnsi" w:cs="Arial"/>
            <w:color w:val="1155CC"/>
            <w:sz w:val="24"/>
            <w:szCs w:val="24"/>
            <w:lang w:eastAsia="en-GB"/>
          </w:rPr>
          <w:t>uides a reader’s eye movements?</w:t>
        </w:r>
        <w:r w:rsidR="00870477" w:rsidRPr="007751B7">
          <w:rPr>
            <w:rFonts w:asciiTheme="majorHAnsi" w:eastAsia="Times New Roman" w:hAnsiTheme="majorHAnsi" w:cs="Arial"/>
            <w:color w:val="1155CC"/>
            <w:sz w:val="24"/>
            <w:szCs w:val="24"/>
            <w:lang w:eastAsia="en-GB"/>
          </w:rPr>
          <w:t xml:space="preserve"> </w:t>
        </w:r>
        <w:r w:rsidR="00870477" w:rsidRPr="00B17D9A">
          <w:rPr>
            <w:rFonts w:asciiTheme="majorHAnsi" w:eastAsia="Times New Roman" w:hAnsiTheme="majorHAnsi" w:cs="Arial"/>
            <w:i/>
            <w:color w:val="1155CC"/>
            <w:sz w:val="24"/>
            <w:szCs w:val="24"/>
            <w:lang w:eastAsia="en-GB"/>
            <w:rPrChange w:id="176" w:author="r02al13" w:date="2016-12-07T14:19:00Z">
              <w:rPr>
                <w:rFonts w:asciiTheme="majorHAnsi" w:eastAsia="Times New Roman" w:hAnsiTheme="majorHAnsi" w:cs="Arial"/>
                <w:color w:val="1155CC"/>
                <w:sz w:val="24"/>
                <w:szCs w:val="24"/>
                <w:lang w:eastAsia="en-GB"/>
              </w:rPr>
            </w:rPrChange>
          </w:rPr>
          <w:t>Vision Research,</w:t>
        </w:r>
        <w:r w:rsidR="00870477" w:rsidRPr="007751B7">
          <w:rPr>
            <w:rFonts w:asciiTheme="majorHAnsi" w:eastAsia="Times New Roman" w:hAnsiTheme="majorHAnsi" w:cs="Arial"/>
            <w:color w:val="1155CC"/>
            <w:sz w:val="24"/>
            <w:szCs w:val="24"/>
            <w:lang w:eastAsia="en-GB"/>
          </w:rPr>
          <w:t xml:space="preserve"> 16, 829-837.</w:t>
        </w:r>
      </w:ins>
    </w:p>
    <w:p w14:paraId="089EEBD7" w14:textId="4FF46289" w:rsidR="00870477" w:rsidRPr="007751B7" w:rsidRDefault="00B17D9A" w:rsidP="00B17D9A">
      <w:pPr>
        <w:spacing w:after="0" w:line="480" w:lineRule="auto"/>
        <w:ind w:firstLine="0"/>
        <w:jc w:val="left"/>
        <w:rPr>
          <w:ins w:id="177" w:author="r02al13" w:date="2016-12-02T13:48:00Z"/>
          <w:rFonts w:asciiTheme="majorHAnsi" w:eastAsia="Times New Roman" w:hAnsiTheme="majorHAnsi" w:cs="Times New Roman"/>
          <w:sz w:val="24"/>
          <w:szCs w:val="24"/>
          <w:lang w:eastAsia="en-GB"/>
        </w:rPr>
        <w:pPrChange w:id="178" w:author="r02al13" w:date="2016-12-07T14:20:00Z">
          <w:pPr>
            <w:spacing w:after="0"/>
            <w:ind w:firstLine="0"/>
            <w:jc w:val="left"/>
          </w:pPr>
        </w:pPrChange>
      </w:pPr>
      <w:proofErr w:type="gramStart"/>
      <w:ins w:id="179" w:author="r02al13" w:date="2016-12-07T14:16:00Z">
        <w:r>
          <w:rPr>
            <w:rFonts w:asciiTheme="majorHAnsi" w:eastAsia="Times New Roman" w:hAnsiTheme="majorHAnsi" w:cs="Arial"/>
            <w:color w:val="1155CC"/>
            <w:sz w:val="24"/>
            <w:szCs w:val="24"/>
            <w:lang w:eastAsia="en-GB"/>
          </w:rPr>
          <w:t xml:space="preserve">18. </w:t>
        </w:r>
      </w:ins>
      <w:proofErr w:type="spellStart"/>
      <w:ins w:id="180" w:author="r02al13" w:date="2016-12-02T13:48:00Z">
        <w:r w:rsidR="00870477" w:rsidRPr="007751B7">
          <w:rPr>
            <w:rFonts w:asciiTheme="majorHAnsi" w:eastAsia="Times New Roman" w:hAnsiTheme="majorHAnsi" w:cs="Arial"/>
            <w:color w:val="1155CC"/>
            <w:sz w:val="24"/>
            <w:szCs w:val="24"/>
            <w:lang w:eastAsia="en-GB"/>
          </w:rPr>
          <w:t>McConkie</w:t>
        </w:r>
        <w:proofErr w:type="spellEnd"/>
        <w:r w:rsidR="00870477" w:rsidRPr="007751B7">
          <w:rPr>
            <w:rFonts w:asciiTheme="majorHAnsi" w:eastAsia="Times New Roman" w:hAnsiTheme="majorHAnsi" w:cs="Arial"/>
            <w:color w:val="1155CC"/>
            <w:sz w:val="24"/>
            <w:szCs w:val="24"/>
            <w:lang w:eastAsia="en-GB"/>
          </w:rPr>
          <w:t xml:space="preserve">, G.W., Kerr, P.W., </w:t>
        </w:r>
        <w:proofErr w:type="spellStart"/>
        <w:r w:rsidR="00870477" w:rsidRPr="007751B7">
          <w:rPr>
            <w:rFonts w:asciiTheme="majorHAnsi" w:eastAsia="Times New Roman" w:hAnsiTheme="majorHAnsi" w:cs="Arial"/>
            <w:color w:val="1155CC"/>
            <w:sz w:val="24"/>
            <w:szCs w:val="24"/>
            <w:lang w:eastAsia="en-GB"/>
          </w:rPr>
          <w:t>Reddix</w:t>
        </w:r>
        <w:proofErr w:type="spellEnd"/>
        <w:r w:rsidR="00870477" w:rsidRPr="007751B7">
          <w:rPr>
            <w:rFonts w:asciiTheme="majorHAnsi" w:eastAsia="Times New Roman" w:hAnsiTheme="majorHAnsi" w:cs="Arial"/>
            <w:color w:val="1155CC"/>
            <w:sz w:val="24"/>
            <w:szCs w:val="24"/>
            <w:lang w:eastAsia="en-GB"/>
          </w:rPr>
          <w:t>, M.D.,</w:t>
        </w:r>
      </w:ins>
      <w:ins w:id="181" w:author="r02al13" w:date="2016-12-07T14:19:00Z">
        <w:r>
          <w:rPr>
            <w:rFonts w:asciiTheme="majorHAnsi" w:eastAsia="Times New Roman" w:hAnsiTheme="majorHAnsi" w:cs="Arial"/>
            <w:color w:val="1155CC"/>
            <w:sz w:val="24"/>
            <w:szCs w:val="24"/>
            <w:lang w:eastAsia="en-GB"/>
          </w:rPr>
          <w:t xml:space="preserve"> &amp;</w:t>
        </w:r>
      </w:ins>
      <w:ins w:id="182" w:author="r02al13" w:date="2016-12-02T13:48:00Z">
        <w:r w:rsidR="00870477" w:rsidRPr="007751B7">
          <w:rPr>
            <w:rFonts w:asciiTheme="majorHAnsi" w:eastAsia="Times New Roman" w:hAnsiTheme="majorHAnsi" w:cs="Arial"/>
            <w:color w:val="1155CC"/>
            <w:sz w:val="24"/>
            <w:szCs w:val="24"/>
            <w:lang w:eastAsia="en-GB"/>
          </w:rPr>
          <w:t xml:space="preserve"> Zola, D</w:t>
        </w:r>
      </w:ins>
      <w:ins w:id="183" w:author="r02al13" w:date="2016-12-07T14:19:00Z">
        <w:r>
          <w:rPr>
            <w:rFonts w:asciiTheme="majorHAnsi" w:eastAsia="Times New Roman" w:hAnsiTheme="majorHAnsi" w:cs="Arial"/>
            <w:color w:val="1155CC"/>
            <w:sz w:val="24"/>
            <w:szCs w:val="24"/>
            <w:lang w:eastAsia="en-GB"/>
          </w:rPr>
          <w:t xml:space="preserve">. </w:t>
        </w:r>
      </w:ins>
      <w:ins w:id="184" w:author="r02al13" w:date="2016-12-02T13:48:00Z">
        <w:r w:rsidR="00870477" w:rsidRPr="007751B7">
          <w:rPr>
            <w:rFonts w:asciiTheme="majorHAnsi" w:eastAsia="Times New Roman" w:hAnsiTheme="majorHAnsi" w:cs="Arial"/>
            <w:color w:val="1155CC"/>
            <w:sz w:val="24"/>
            <w:szCs w:val="24"/>
            <w:lang w:eastAsia="en-GB"/>
          </w:rPr>
          <w:t>(1988)</w:t>
        </w:r>
      </w:ins>
      <w:ins w:id="185" w:author="r02al13" w:date="2016-12-07T14:17:00Z">
        <w:r>
          <w:rPr>
            <w:rFonts w:asciiTheme="majorHAnsi" w:eastAsia="Times New Roman" w:hAnsiTheme="majorHAnsi" w:cs="Arial"/>
            <w:color w:val="1155CC"/>
            <w:sz w:val="24"/>
            <w:szCs w:val="24"/>
            <w:lang w:eastAsia="en-GB"/>
          </w:rPr>
          <w:t>.</w:t>
        </w:r>
      </w:ins>
      <w:proofErr w:type="gramEnd"/>
      <w:ins w:id="186" w:author="r02al13" w:date="2016-12-02T13:48:00Z">
        <w:r w:rsidR="00870477" w:rsidRPr="007751B7">
          <w:rPr>
            <w:rFonts w:asciiTheme="majorHAnsi" w:eastAsia="Times New Roman" w:hAnsiTheme="majorHAnsi" w:cs="Arial"/>
            <w:color w:val="1155CC"/>
            <w:sz w:val="24"/>
            <w:szCs w:val="24"/>
            <w:lang w:eastAsia="en-GB"/>
          </w:rPr>
          <w:t xml:space="preserve"> </w:t>
        </w:r>
        <w:proofErr w:type="gramStart"/>
        <w:r w:rsidR="00870477" w:rsidRPr="007751B7">
          <w:rPr>
            <w:rFonts w:asciiTheme="majorHAnsi" w:eastAsia="Times New Roman" w:hAnsiTheme="majorHAnsi" w:cs="Arial"/>
            <w:color w:val="1155CC"/>
            <w:sz w:val="24"/>
            <w:szCs w:val="24"/>
            <w:lang w:eastAsia="en-GB"/>
          </w:rPr>
          <w:t>Eye movement control during reading: I. The locati</w:t>
        </w:r>
        <w:r>
          <w:rPr>
            <w:rFonts w:asciiTheme="majorHAnsi" w:eastAsia="Times New Roman" w:hAnsiTheme="majorHAnsi" w:cs="Arial"/>
            <w:color w:val="1155CC"/>
            <w:sz w:val="24"/>
            <w:szCs w:val="24"/>
            <w:lang w:eastAsia="en-GB"/>
          </w:rPr>
          <w:t xml:space="preserve">on of initial eye fixations on </w:t>
        </w:r>
      </w:ins>
      <w:ins w:id="187" w:author="r02al13" w:date="2016-12-07T14:19:00Z">
        <w:r>
          <w:rPr>
            <w:rFonts w:asciiTheme="majorHAnsi" w:eastAsia="Times New Roman" w:hAnsiTheme="majorHAnsi" w:cs="Arial"/>
            <w:color w:val="1155CC"/>
            <w:sz w:val="24"/>
            <w:szCs w:val="24"/>
            <w:lang w:eastAsia="en-GB"/>
          </w:rPr>
          <w:t>w</w:t>
        </w:r>
      </w:ins>
      <w:ins w:id="188" w:author="r02al13" w:date="2016-12-02T13:48:00Z">
        <w:r w:rsidR="00870477" w:rsidRPr="007751B7">
          <w:rPr>
            <w:rFonts w:asciiTheme="majorHAnsi" w:eastAsia="Times New Roman" w:hAnsiTheme="majorHAnsi" w:cs="Arial"/>
            <w:color w:val="1155CC"/>
            <w:sz w:val="24"/>
            <w:szCs w:val="24"/>
            <w:lang w:eastAsia="en-GB"/>
          </w:rPr>
          <w:t>ords.</w:t>
        </w:r>
        <w:proofErr w:type="gramEnd"/>
        <w:r w:rsidR="00870477" w:rsidRPr="007751B7">
          <w:rPr>
            <w:rFonts w:asciiTheme="majorHAnsi" w:eastAsia="Times New Roman" w:hAnsiTheme="majorHAnsi" w:cs="Arial"/>
            <w:color w:val="1155CC"/>
            <w:sz w:val="24"/>
            <w:szCs w:val="24"/>
            <w:lang w:eastAsia="en-GB"/>
          </w:rPr>
          <w:t xml:space="preserve"> </w:t>
        </w:r>
        <w:r w:rsidR="00870477" w:rsidRPr="00B17D9A">
          <w:rPr>
            <w:rFonts w:asciiTheme="majorHAnsi" w:eastAsia="Times New Roman" w:hAnsiTheme="majorHAnsi" w:cs="Arial"/>
            <w:i/>
            <w:color w:val="1155CC"/>
            <w:sz w:val="24"/>
            <w:szCs w:val="24"/>
            <w:lang w:eastAsia="en-GB"/>
            <w:rPrChange w:id="189" w:author="r02al13" w:date="2016-12-07T14:20:00Z">
              <w:rPr>
                <w:rFonts w:asciiTheme="majorHAnsi" w:eastAsia="Times New Roman" w:hAnsiTheme="majorHAnsi" w:cs="Arial"/>
                <w:color w:val="1155CC"/>
                <w:sz w:val="24"/>
                <w:szCs w:val="24"/>
                <w:lang w:eastAsia="en-GB"/>
              </w:rPr>
            </w:rPrChange>
          </w:rPr>
          <w:t>Vision Research</w:t>
        </w:r>
        <w:r w:rsidR="00870477" w:rsidRPr="007751B7">
          <w:rPr>
            <w:rFonts w:asciiTheme="majorHAnsi" w:eastAsia="Times New Roman" w:hAnsiTheme="majorHAnsi" w:cs="Arial"/>
            <w:color w:val="1155CC"/>
            <w:sz w:val="24"/>
            <w:szCs w:val="24"/>
            <w:lang w:eastAsia="en-GB"/>
          </w:rPr>
          <w:t>, 28, 1107</w:t>
        </w:r>
      </w:ins>
      <w:ins w:id="190" w:author="r02al13" w:date="2016-12-07T14:20:00Z">
        <w:r>
          <w:rPr>
            <w:rFonts w:asciiTheme="majorHAnsi" w:eastAsia="Times New Roman" w:hAnsiTheme="majorHAnsi" w:cs="Arial"/>
            <w:color w:val="1155CC"/>
            <w:sz w:val="24"/>
            <w:szCs w:val="24"/>
            <w:lang w:eastAsia="en-GB"/>
          </w:rPr>
          <w:t>-</w:t>
        </w:r>
      </w:ins>
      <w:ins w:id="191" w:author="r02al13" w:date="2016-12-02T13:48:00Z">
        <w:r w:rsidR="00870477" w:rsidRPr="007751B7">
          <w:rPr>
            <w:rFonts w:asciiTheme="majorHAnsi" w:eastAsia="Times New Roman" w:hAnsiTheme="majorHAnsi" w:cs="Arial"/>
            <w:color w:val="1155CC"/>
            <w:sz w:val="24"/>
            <w:szCs w:val="24"/>
            <w:lang w:eastAsia="en-GB"/>
          </w:rPr>
          <w:t>1118.</w:t>
        </w:r>
      </w:ins>
    </w:p>
    <w:p w14:paraId="53CA5E23" w14:textId="3D1333C4" w:rsidR="00870477" w:rsidRDefault="00B17D9A" w:rsidP="00B17D9A">
      <w:pPr>
        <w:spacing w:line="480" w:lineRule="auto"/>
        <w:ind w:firstLine="0"/>
        <w:rPr>
          <w:ins w:id="192" w:author="r02al13" w:date="2016-12-02T13:48:00Z"/>
          <w:rFonts w:asciiTheme="majorHAnsi" w:eastAsia="Times New Roman" w:hAnsiTheme="majorHAnsi" w:cs="Arial"/>
          <w:color w:val="1155CC"/>
          <w:sz w:val="24"/>
          <w:szCs w:val="24"/>
          <w:lang w:eastAsia="en-GB"/>
        </w:rPr>
      </w:pPr>
      <w:ins w:id="193" w:author="r02al13" w:date="2016-12-07T14:16:00Z">
        <w:r>
          <w:rPr>
            <w:rFonts w:asciiTheme="majorHAnsi" w:eastAsia="Times New Roman" w:hAnsiTheme="majorHAnsi" w:cs="Arial"/>
            <w:color w:val="1155CC"/>
            <w:sz w:val="24"/>
            <w:szCs w:val="24"/>
            <w:lang w:eastAsia="en-GB"/>
          </w:rPr>
          <w:t>19. R</w:t>
        </w:r>
      </w:ins>
      <w:ins w:id="194" w:author="r02al13" w:date="2016-12-02T13:48:00Z">
        <w:r w:rsidR="00870477" w:rsidRPr="007751B7">
          <w:rPr>
            <w:rFonts w:asciiTheme="majorHAnsi" w:eastAsia="Times New Roman" w:hAnsiTheme="majorHAnsi" w:cs="Arial"/>
            <w:color w:val="1155CC"/>
            <w:sz w:val="24"/>
            <w:szCs w:val="24"/>
            <w:lang w:eastAsia="en-GB"/>
          </w:rPr>
          <w:t>ayner, K.</w:t>
        </w:r>
      </w:ins>
      <w:ins w:id="195" w:author="r02al13" w:date="2016-12-07T14:20:00Z">
        <w:r>
          <w:rPr>
            <w:rFonts w:asciiTheme="majorHAnsi" w:eastAsia="Times New Roman" w:hAnsiTheme="majorHAnsi" w:cs="Arial"/>
            <w:color w:val="1155CC"/>
            <w:sz w:val="24"/>
            <w:szCs w:val="24"/>
            <w:lang w:eastAsia="en-GB"/>
          </w:rPr>
          <w:t xml:space="preserve"> </w:t>
        </w:r>
      </w:ins>
      <w:ins w:id="196" w:author="r02al13" w:date="2016-12-02T13:48:00Z">
        <w:r w:rsidR="00870477" w:rsidRPr="007751B7">
          <w:rPr>
            <w:rFonts w:asciiTheme="majorHAnsi" w:eastAsia="Times New Roman" w:hAnsiTheme="majorHAnsi" w:cs="Arial"/>
            <w:color w:val="1155CC"/>
            <w:sz w:val="24"/>
            <w:szCs w:val="24"/>
            <w:lang w:eastAsia="en-GB"/>
          </w:rPr>
          <w:t>(1979)</w:t>
        </w:r>
      </w:ins>
      <w:ins w:id="197" w:author="r02al13" w:date="2016-12-07T14:20:00Z">
        <w:r>
          <w:rPr>
            <w:rFonts w:asciiTheme="majorHAnsi" w:eastAsia="Times New Roman" w:hAnsiTheme="majorHAnsi" w:cs="Arial"/>
            <w:color w:val="1155CC"/>
            <w:sz w:val="24"/>
            <w:szCs w:val="24"/>
            <w:lang w:eastAsia="en-GB"/>
          </w:rPr>
          <w:t>.</w:t>
        </w:r>
      </w:ins>
      <w:bookmarkStart w:id="198" w:name="_GoBack"/>
      <w:bookmarkEnd w:id="198"/>
      <w:ins w:id="199" w:author="r02al13" w:date="2016-12-02T13:48:00Z">
        <w:r w:rsidR="00870477" w:rsidRPr="007751B7">
          <w:rPr>
            <w:rFonts w:asciiTheme="majorHAnsi" w:eastAsia="Times New Roman" w:hAnsiTheme="majorHAnsi" w:cs="Arial"/>
            <w:color w:val="1155CC"/>
            <w:sz w:val="24"/>
            <w:szCs w:val="24"/>
            <w:lang w:eastAsia="en-GB"/>
          </w:rPr>
          <w:t xml:space="preserve"> </w:t>
        </w:r>
        <w:proofErr w:type="gramStart"/>
        <w:r w:rsidR="00870477" w:rsidRPr="007751B7">
          <w:rPr>
            <w:rFonts w:asciiTheme="majorHAnsi" w:eastAsia="Times New Roman" w:hAnsiTheme="majorHAnsi" w:cs="Arial"/>
            <w:color w:val="1155CC"/>
            <w:sz w:val="24"/>
            <w:szCs w:val="24"/>
            <w:lang w:eastAsia="en-GB"/>
          </w:rPr>
          <w:t>Eye guidance in reading: Fixation locations within words.</w:t>
        </w:r>
        <w:proofErr w:type="gramEnd"/>
        <w:r w:rsidR="00870477" w:rsidRPr="007751B7">
          <w:rPr>
            <w:rFonts w:asciiTheme="majorHAnsi" w:eastAsia="Times New Roman" w:hAnsiTheme="majorHAnsi" w:cs="Arial"/>
            <w:color w:val="1155CC"/>
            <w:sz w:val="24"/>
            <w:szCs w:val="24"/>
            <w:lang w:eastAsia="en-GB"/>
          </w:rPr>
          <w:t xml:space="preserve"> </w:t>
        </w:r>
        <w:r w:rsidR="00870477" w:rsidRPr="00B17D9A">
          <w:rPr>
            <w:rFonts w:asciiTheme="majorHAnsi" w:eastAsia="Times New Roman" w:hAnsiTheme="majorHAnsi" w:cs="Arial"/>
            <w:i/>
            <w:color w:val="1155CC"/>
            <w:sz w:val="24"/>
            <w:szCs w:val="24"/>
            <w:lang w:eastAsia="en-GB"/>
            <w:rPrChange w:id="200" w:author="r02al13" w:date="2016-12-07T14:19:00Z">
              <w:rPr>
                <w:rFonts w:asciiTheme="majorHAnsi" w:eastAsia="Times New Roman" w:hAnsiTheme="majorHAnsi" w:cs="Arial"/>
                <w:color w:val="1155CC"/>
                <w:sz w:val="24"/>
                <w:szCs w:val="24"/>
                <w:lang w:eastAsia="en-GB"/>
              </w:rPr>
            </w:rPrChange>
          </w:rPr>
          <w:t>Perception</w:t>
        </w:r>
        <w:r w:rsidR="00870477" w:rsidRPr="007751B7">
          <w:rPr>
            <w:rFonts w:asciiTheme="majorHAnsi" w:eastAsia="Times New Roman" w:hAnsiTheme="majorHAnsi" w:cs="Arial"/>
            <w:color w:val="1155CC"/>
            <w:sz w:val="24"/>
            <w:szCs w:val="24"/>
            <w:lang w:eastAsia="en-GB"/>
          </w:rPr>
          <w:t>, 8, 21-30.</w:t>
        </w:r>
      </w:ins>
    </w:p>
    <w:p w14:paraId="158A460D" w14:textId="78D184A7" w:rsidR="00870477" w:rsidRPr="00213D6D" w:rsidRDefault="00B17D9A" w:rsidP="00B17D9A">
      <w:pPr>
        <w:spacing w:line="480" w:lineRule="auto"/>
        <w:ind w:firstLine="0"/>
        <w:rPr>
          <w:ins w:id="201" w:author="r02al13" w:date="2016-12-02T13:48:00Z"/>
          <w:rFonts w:asciiTheme="majorHAnsi" w:hAnsiTheme="majorHAnsi"/>
          <w:color w:val="8064A2" w:themeColor="accent4"/>
          <w:sz w:val="24"/>
          <w:szCs w:val="24"/>
        </w:rPr>
        <w:pPrChange w:id="202" w:author="r02al13" w:date="2016-12-07T14:20:00Z">
          <w:pPr>
            <w:spacing w:line="480" w:lineRule="auto"/>
            <w:ind w:firstLine="0"/>
          </w:pPr>
        </w:pPrChange>
      </w:pPr>
      <w:ins w:id="203" w:author="r02al13" w:date="2016-12-07T14:17:00Z">
        <w:r>
          <w:rPr>
            <w:rFonts w:asciiTheme="majorHAnsi" w:eastAsia="Times New Roman" w:hAnsiTheme="majorHAnsi" w:cs="Arial"/>
            <w:color w:val="3C78D8"/>
            <w:sz w:val="24"/>
            <w:szCs w:val="24"/>
            <w:lang w:eastAsia="en-GB"/>
          </w:rPr>
          <w:t xml:space="preserve">20. </w:t>
        </w:r>
      </w:ins>
      <w:ins w:id="204" w:author="r02al13" w:date="2016-12-02T13:48:00Z">
        <w:r>
          <w:rPr>
            <w:rFonts w:asciiTheme="majorHAnsi" w:eastAsia="Times New Roman" w:hAnsiTheme="majorHAnsi" w:cs="Arial"/>
            <w:color w:val="3C78D8"/>
            <w:sz w:val="24"/>
            <w:szCs w:val="24"/>
            <w:lang w:eastAsia="en-GB"/>
          </w:rPr>
          <w:t>Fend</w:t>
        </w:r>
      </w:ins>
      <w:ins w:id="205" w:author="r02al13" w:date="2016-12-07T14:17:00Z">
        <w:r>
          <w:rPr>
            <w:rFonts w:asciiTheme="majorHAnsi" w:eastAsia="Times New Roman" w:hAnsiTheme="majorHAnsi" w:cs="Arial"/>
            <w:color w:val="3C78D8"/>
            <w:sz w:val="24"/>
            <w:szCs w:val="24"/>
            <w:lang w:eastAsia="en-GB"/>
          </w:rPr>
          <w:t>, G. (</w:t>
        </w:r>
      </w:ins>
      <w:ins w:id="206" w:author="r02al13" w:date="2016-12-02T13:48:00Z">
        <w:r w:rsidR="00870477" w:rsidRPr="007751B7">
          <w:rPr>
            <w:rFonts w:asciiTheme="majorHAnsi" w:eastAsia="Times New Roman" w:hAnsiTheme="majorHAnsi" w:cs="Arial"/>
            <w:color w:val="3C78D8"/>
            <w:sz w:val="24"/>
            <w:szCs w:val="24"/>
            <w:lang w:eastAsia="en-GB"/>
          </w:rPr>
          <w:t>2006</w:t>
        </w:r>
      </w:ins>
      <w:ins w:id="207" w:author="r02al13" w:date="2016-12-07T14:17:00Z">
        <w:r>
          <w:rPr>
            <w:rFonts w:asciiTheme="majorHAnsi" w:eastAsia="Times New Roman" w:hAnsiTheme="majorHAnsi" w:cs="Arial"/>
            <w:color w:val="3C78D8"/>
            <w:sz w:val="24"/>
            <w:szCs w:val="24"/>
            <w:lang w:eastAsia="en-GB"/>
          </w:rPr>
          <w:t>).</w:t>
        </w:r>
      </w:ins>
      <w:ins w:id="208" w:author="r02al13" w:date="2016-12-02T13:48:00Z">
        <w:r w:rsidR="00870477" w:rsidRPr="007751B7">
          <w:rPr>
            <w:rFonts w:asciiTheme="majorHAnsi" w:eastAsia="Times New Roman" w:hAnsiTheme="majorHAnsi" w:cs="Arial"/>
            <w:color w:val="3C78D8"/>
            <w:sz w:val="24"/>
            <w:szCs w:val="24"/>
            <w:lang w:eastAsia="en-GB"/>
          </w:rPr>
          <w:t xml:space="preserve"> Eye-movements as time-series random variables: A stochastic model of eye movement</w:t>
        </w:r>
        <w:r>
          <w:rPr>
            <w:rFonts w:asciiTheme="majorHAnsi" w:eastAsia="Times New Roman" w:hAnsiTheme="majorHAnsi" w:cs="Arial"/>
            <w:color w:val="3C78D8"/>
            <w:sz w:val="24"/>
            <w:szCs w:val="24"/>
            <w:lang w:eastAsia="en-GB"/>
          </w:rPr>
          <w:t xml:space="preserve"> control in reading. </w:t>
        </w:r>
        <w:r w:rsidRPr="00B17D9A">
          <w:rPr>
            <w:rFonts w:asciiTheme="majorHAnsi" w:eastAsia="Times New Roman" w:hAnsiTheme="majorHAnsi" w:cs="Arial"/>
            <w:i/>
            <w:color w:val="3C78D8"/>
            <w:sz w:val="24"/>
            <w:szCs w:val="24"/>
            <w:lang w:eastAsia="en-GB"/>
            <w:rPrChange w:id="209" w:author="r02al13" w:date="2016-12-07T14:18:00Z">
              <w:rPr>
                <w:rFonts w:asciiTheme="majorHAnsi" w:eastAsia="Times New Roman" w:hAnsiTheme="majorHAnsi" w:cs="Arial"/>
                <w:color w:val="3C78D8"/>
                <w:sz w:val="24"/>
                <w:szCs w:val="24"/>
                <w:lang w:eastAsia="en-GB"/>
              </w:rPr>
            </w:rPrChange>
          </w:rPr>
          <w:t xml:space="preserve">Cognitive </w:t>
        </w:r>
      </w:ins>
      <w:ins w:id="210" w:author="r02al13" w:date="2016-12-07T14:18:00Z">
        <w:r w:rsidRPr="00B17D9A">
          <w:rPr>
            <w:rFonts w:asciiTheme="majorHAnsi" w:eastAsia="Times New Roman" w:hAnsiTheme="majorHAnsi" w:cs="Arial"/>
            <w:i/>
            <w:color w:val="3C78D8"/>
            <w:sz w:val="24"/>
            <w:szCs w:val="24"/>
            <w:lang w:eastAsia="en-GB"/>
            <w:rPrChange w:id="211" w:author="r02al13" w:date="2016-12-07T14:18:00Z">
              <w:rPr>
                <w:rFonts w:asciiTheme="majorHAnsi" w:eastAsia="Times New Roman" w:hAnsiTheme="majorHAnsi" w:cs="Arial"/>
                <w:color w:val="3C78D8"/>
                <w:sz w:val="24"/>
                <w:szCs w:val="24"/>
                <w:lang w:eastAsia="en-GB"/>
              </w:rPr>
            </w:rPrChange>
          </w:rPr>
          <w:t>S</w:t>
        </w:r>
      </w:ins>
      <w:ins w:id="212" w:author="r02al13" w:date="2016-12-02T13:48:00Z">
        <w:r w:rsidRPr="00B17D9A">
          <w:rPr>
            <w:rFonts w:asciiTheme="majorHAnsi" w:eastAsia="Times New Roman" w:hAnsiTheme="majorHAnsi" w:cs="Arial"/>
            <w:i/>
            <w:color w:val="3C78D8"/>
            <w:sz w:val="24"/>
            <w:szCs w:val="24"/>
            <w:lang w:eastAsia="en-GB"/>
            <w:rPrChange w:id="213" w:author="r02al13" w:date="2016-12-07T14:18:00Z">
              <w:rPr>
                <w:rFonts w:asciiTheme="majorHAnsi" w:eastAsia="Times New Roman" w:hAnsiTheme="majorHAnsi" w:cs="Arial"/>
                <w:color w:val="3C78D8"/>
                <w:sz w:val="24"/>
                <w:szCs w:val="24"/>
                <w:lang w:eastAsia="en-GB"/>
              </w:rPr>
            </w:rPrChange>
          </w:rPr>
          <w:t xml:space="preserve">ystems </w:t>
        </w:r>
      </w:ins>
      <w:ins w:id="214" w:author="r02al13" w:date="2016-12-07T14:18:00Z">
        <w:r w:rsidRPr="00B17D9A">
          <w:rPr>
            <w:rFonts w:asciiTheme="majorHAnsi" w:eastAsia="Times New Roman" w:hAnsiTheme="majorHAnsi" w:cs="Arial"/>
            <w:i/>
            <w:color w:val="3C78D8"/>
            <w:sz w:val="24"/>
            <w:szCs w:val="24"/>
            <w:lang w:eastAsia="en-GB"/>
            <w:rPrChange w:id="215" w:author="r02al13" w:date="2016-12-07T14:18:00Z">
              <w:rPr>
                <w:rFonts w:asciiTheme="majorHAnsi" w:eastAsia="Times New Roman" w:hAnsiTheme="majorHAnsi" w:cs="Arial"/>
                <w:color w:val="3C78D8"/>
                <w:sz w:val="24"/>
                <w:szCs w:val="24"/>
                <w:lang w:eastAsia="en-GB"/>
              </w:rPr>
            </w:rPrChange>
          </w:rPr>
          <w:t>R</w:t>
        </w:r>
      </w:ins>
      <w:ins w:id="216" w:author="r02al13" w:date="2016-12-02T13:48:00Z">
        <w:r w:rsidR="00870477" w:rsidRPr="00B17D9A">
          <w:rPr>
            <w:rFonts w:asciiTheme="majorHAnsi" w:eastAsia="Times New Roman" w:hAnsiTheme="majorHAnsi" w:cs="Arial"/>
            <w:i/>
            <w:color w:val="3C78D8"/>
            <w:sz w:val="24"/>
            <w:szCs w:val="24"/>
            <w:lang w:eastAsia="en-GB"/>
            <w:rPrChange w:id="217" w:author="r02al13" w:date="2016-12-07T14:18:00Z">
              <w:rPr>
                <w:rFonts w:asciiTheme="majorHAnsi" w:eastAsia="Times New Roman" w:hAnsiTheme="majorHAnsi" w:cs="Arial"/>
                <w:color w:val="3C78D8"/>
                <w:sz w:val="24"/>
                <w:szCs w:val="24"/>
                <w:lang w:eastAsia="en-GB"/>
              </w:rPr>
            </w:rPrChange>
          </w:rPr>
          <w:t>esearch</w:t>
        </w:r>
        <w:proofErr w:type="gramStart"/>
        <w:r w:rsidR="00870477" w:rsidRPr="007751B7">
          <w:rPr>
            <w:rFonts w:asciiTheme="majorHAnsi" w:eastAsia="Times New Roman" w:hAnsiTheme="majorHAnsi" w:cs="Arial"/>
            <w:color w:val="3C78D8"/>
            <w:sz w:val="24"/>
            <w:szCs w:val="24"/>
            <w:lang w:eastAsia="en-GB"/>
          </w:rPr>
          <w:t>,</w:t>
        </w:r>
      </w:ins>
      <w:ins w:id="218" w:author="r02al13" w:date="2016-12-07T14:18:00Z">
        <w:r>
          <w:rPr>
            <w:rFonts w:asciiTheme="majorHAnsi" w:eastAsia="Times New Roman" w:hAnsiTheme="majorHAnsi" w:cs="Arial"/>
            <w:color w:val="3C78D8"/>
            <w:sz w:val="24"/>
            <w:szCs w:val="24"/>
            <w:lang w:eastAsia="en-GB"/>
          </w:rPr>
          <w:t>7</w:t>
        </w:r>
        <w:proofErr w:type="gramEnd"/>
        <w:r>
          <w:rPr>
            <w:rFonts w:asciiTheme="majorHAnsi" w:eastAsia="Times New Roman" w:hAnsiTheme="majorHAnsi" w:cs="Arial"/>
            <w:color w:val="3C78D8"/>
            <w:sz w:val="24"/>
            <w:szCs w:val="24"/>
            <w:lang w:eastAsia="en-GB"/>
          </w:rPr>
          <w:t>,</w:t>
        </w:r>
      </w:ins>
      <w:ins w:id="219" w:author="r02al13" w:date="2016-12-02T13:48:00Z">
        <w:r w:rsidR="00870477" w:rsidRPr="007751B7">
          <w:rPr>
            <w:rFonts w:asciiTheme="majorHAnsi" w:eastAsia="Times New Roman" w:hAnsiTheme="majorHAnsi" w:cs="Arial"/>
            <w:color w:val="3C78D8"/>
            <w:sz w:val="24"/>
            <w:szCs w:val="24"/>
            <w:lang w:eastAsia="en-GB"/>
          </w:rPr>
          <w:t xml:space="preserve"> 70-9</w:t>
        </w:r>
        <w:r>
          <w:rPr>
            <w:rFonts w:asciiTheme="majorHAnsi" w:eastAsia="Times New Roman" w:hAnsiTheme="majorHAnsi" w:cs="Arial"/>
            <w:color w:val="3C78D8"/>
            <w:sz w:val="24"/>
            <w:szCs w:val="24"/>
            <w:lang w:eastAsia="en-GB"/>
          </w:rPr>
          <w:t>5</w:t>
        </w:r>
        <w:r w:rsidR="00870477" w:rsidRPr="007751B7">
          <w:rPr>
            <w:rFonts w:asciiTheme="majorHAnsi" w:eastAsia="Times New Roman" w:hAnsiTheme="majorHAnsi" w:cs="Arial"/>
            <w:color w:val="3C78D8"/>
            <w:sz w:val="24"/>
            <w:szCs w:val="24"/>
            <w:lang w:eastAsia="en-GB"/>
          </w:rPr>
          <w:t>.</w:t>
        </w:r>
      </w:ins>
    </w:p>
    <w:p w14:paraId="5F3FBB8E" w14:textId="77777777" w:rsidR="00870477" w:rsidRPr="002223EB" w:rsidRDefault="00870477" w:rsidP="002223EB">
      <w:pPr>
        <w:spacing w:after="0" w:line="480" w:lineRule="auto"/>
        <w:ind w:firstLine="0"/>
        <w:jc w:val="left"/>
        <w:rPr>
          <w:rFonts w:asciiTheme="majorHAnsi" w:hAnsiTheme="majorHAnsi"/>
          <w:sz w:val="24"/>
          <w:szCs w:val="24"/>
        </w:rPr>
      </w:pPr>
    </w:p>
    <w:p w14:paraId="735486EE" w14:textId="77777777" w:rsidR="001808E0" w:rsidRPr="001808E0" w:rsidRDefault="001808E0" w:rsidP="001808E0"/>
    <w:p w14:paraId="35A79271" w14:textId="15DA50A5" w:rsidR="009B4750" w:rsidRDefault="00737116" w:rsidP="009B4750">
      <w:pPr>
        <w:pStyle w:val="Heading2"/>
        <w:spacing w:line="480" w:lineRule="auto"/>
        <w:rPr>
          <w:b/>
          <w:sz w:val="24"/>
          <w:szCs w:val="24"/>
        </w:rPr>
      </w:pPr>
      <w:r>
        <w:rPr>
          <w:b/>
          <w:color w:val="000000" w:themeColor="text1"/>
          <w:sz w:val="24"/>
          <w:szCs w:val="24"/>
        </w:rPr>
        <w:t>Supplementary Materials</w:t>
      </w:r>
      <w:r w:rsidR="009B4750">
        <w:rPr>
          <w:b/>
          <w:color w:val="000000" w:themeColor="text1"/>
          <w:sz w:val="24"/>
          <w:szCs w:val="24"/>
        </w:rPr>
        <w:t xml:space="preserve"> - </w:t>
      </w:r>
      <w:r w:rsidR="009B4750">
        <w:rPr>
          <w:b/>
          <w:sz w:val="24"/>
          <w:szCs w:val="24"/>
        </w:rPr>
        <w:t xml:space="preserve">Pilot Experiment </w:t>
      </w:r>
    </w:p>
    <w:p w14:paraId="5EEBFBB9" w14:textId="77777777"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rPr>
        <w:t>Method</w:t>
      </w:r>
    </w:p>
    <w:p w14:paraId="513DD99E" w14:textId="62EC1002"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sz w:val="24"/>
          <w:szCs w:val="24"/>
        </w:rPr>
        <w:t xml:space="preserve"> Ten participants (females=8; age range=21-30; mean age=25) with normal or corrected to normal vision completed the experiment. </w:t>
      </w:r>
    </w:p>
    <w:p w14:paraId="3EECAD87" w14:textId="152F0BEC"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Apparatus.</w:t>
      </w:r>
      <w:r w:rsidRPr="002B1C8C">
        <w:rPr>
          <w:rFonts w:asciiTheme="majorHAnsi" w:hAnsiTheme="majorHAnsi"/>
          <w:i/>
          <w:sz w:val="24"/>
          <w:szCs w:val="24"/>
        </w:rPr>
        <w:t xml:space="preserve"> </w:t>
      </w:r>
      <w:r w:rsidRPr="002B1C8C">
        <w:rPr>
          <w:rFonts w:asciiTheme="majorHAnsi" w:hAnsiTheme="majorHAnsi"/>
          <w:sz w:val="24"/>
          <w:szCs w:val="24"/>
        </w:rPr>
        <w:t>The display was presented on a 17inch CRT monitor with a resolution of 1024x768. Stimulus generation, presentation and data collection were controlled by Matlab and psychophysics toolbox</w:t>
      </w:r>
      <w:r w:rsidR="00174B3B">
        <w:rPr>
          <w:rFonts w:asciiTheme="majorHAnsi" w:hAnsiTheme="majorHAnsi"/>
          <w:sz w:val="24"/>
          <w:szCs w:val="24"/>
        </w:rPr>
        <w:t xml:space="preserve"> (Brainard, 1997</w:t>
      </w:r>
      <w:proofErr w:type="gramStart"/>
      <w:r w:rsidR="00174B3B">
        <w:rPr>
          <w:rFonts w:asciiTheme="majorHAnsi" w:hAnsiTheme="majorHAnsi"/>
          <w:sz w:val="24"/>
          <w:szCs w:val="24"/>
        </w:rPr>
        <w:t>;  Pelli</w:t>
      </w:r>
      <w:proofErr w:type="gramEnd"/>
      <w:r w:rsidR="00174B3B">
        <w:rPr>
          <w:rFonts w:asciiTheme="majorHAnsi" w:hAnsiTheme="majorHAnsi"/>
          <w:sz w:val="24"/>
          <w:szCs w:val="24"/>
        </w:rPr>
        <w:t>, 1997)</w:t>
      </w:r>
      <w:r w:rsidRPr="002B1C8C">
        <w:rPr>
          <w:rFonts w:asciiTheme="majorHAnsi" w:hAnsiTheme="majorHAnsi"/>
          <w:sz w:val="24"/>
          <w:szCs w:val="24"/>
        </w:rPr>
        <w:t xml:space="preserve"> run on a Powermac. The position of the dominant eye was recorded using a desktop-mounted EyeLink 1000 eye tracker (SR Research, Canada) sampling eye position at 1000Hz. </w:t>
      </w:r>
    </w:p>
    <w:p w14:paraId="166CE0A1" w14:textId="48E9257D"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Stimuli and procedure.</w:t>
      </w:r>
      <w:r w:rsidRPr="002B1C8C">
        <w:rPr>
          <w:rFonts w:asciiTheme="majorHAnsi" w:hAnsiTheme="majorHAnsi"/>
          <w:i/>
          <w:sz w:val="24"/>
          <w:szCs w:val="24"/>
        </w:rPr>
        <w:t xml:space="preserve"> </w:t>
      </w:r>
      <w:r w:rsidRPr="002B1C8C">
        <w:rPr>
          <w:rFonts w:asciiTheme="majorHAnsi" w:hAnsiTheme="majorHAnsi"/>
          <w:sz w:val="24"/>
          <w:szCs w:val="24"/>
        </w:rPr>
        <w:t>Search arrays of line segm</w:t>
      </w:r>
      <w:r w:rsidR="009B4750">
        <w:rPr>
          <w:rFonts w:asciiTheme="majorHAnsi" w:hAnsiTheme="majorHAnsi"/>
          <w:sz w:val="24"/>
          <w:szCs w:val="24"/>
        </w:rPr>
        <w:t>ents are illustrated in Figure 1</w:t>
      </w:r>
      <w:r w:rsidRPr="002B1C8C">
        <w:rPr>
          <w:rFonts w:asciiTheme="majorHAnsi" w:hAnsiTheme="majorHAnsi"/>
          <w:sz w:val="24"/>
          <w:szCs w:val="24"/>
        </w:rPr>
        <w:t>. 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The side of the target was counterbalanced. The target could be located in any of the possible locations apart from the middle four vertical columns. There were 80 trials, half of which contained a target.</w:t>
      </w:r>
    </w:p>
    <w:p w14:paraId="69F23C6E" w14:textId="77777777" w:rsidR="00A277B6" w:rsidRPr="002B1C8C" w:rsidRDefault="00A277B6"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noProof/>
          <w:sz w:val="24"/>
          <w:szCs w:val="24"/>
          <w:lang w:eastAsia="en-GB"/>
        </w:rPr>
        <w:drawing>
          <wp:inline distT="0" distB="0" distL="0" distR="0" wp14:anchorId="762E9CD1" wp14:editId="5C77A803">
            <wp:extent cx="2739071" cy="19913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1r12c4v6.jpg"/>
                    <pic:cNvPicPr/>
                  </pic:nvPicPr>
                  <pic:blipFill>
                    <a:blip r:embed="rId17">
                      <a:extLst>
                        <a:ext uri="{28A0092B-C50C-407E-A947-70E740481C1C}">
                          <a14:useLocalDpi xmlns:a14="http://schemas.microsoft.com/office/drawing/2010/main" val="0"/>
                        </a:ext>
                      </a:extLst>
                    </a:blip>
                    <a:stretch>
                      <a:fillRect/>
                    </a:stretch>
                  </pic:blipFill>
                  <pic:spPr>
                    <a:xfrm>
                      <a:off x="0" y="0"/>
                      <a:ext cx="2750958" cy="1999973"/>
                    </a:xfrm>
                    <a:prstGeom prst="rect">
                      <a:avLst/>
                    </a:prstGeom>
                  </pic:spPr>
                </pic:pic>
              </a:graphicData>
            </a:graphic>
          </wp:inline>
        </w:drawing>
      </w:r>
      <w:r w:rsidRPr="002B1C8C">
        <w:rPr>
          <w:rStyle w:val="SubtleEmphasis"/>
          <w:rFonts w:asciiTheme="majorHAnsi" w:hAnsiTheme="majorHAnsi"/>
          <w:noProof/>
          <w:sz w:val="24"/>
          <w:szCs w:val="24"/>
          <w:lang w:eastAsia="en-GB"/>
        </w:rPr>
        <w:drawing>
          <wp:inline distT="0" distB="0" distL="0" distR="0" wp14:anchorId="261649FF" wp14:editId="68D3115B">
            <wp:extent cx="2731405" cy="1985754"/>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7r14c20v1.7.jpg"/>
                    <pic:cNvPicPr/>
                  </pic:nvPicPr>
                  <pic:blipFill>
                    <a:blip r:embed="rId18">
                      <a:extLst>
                        <a:ext uri="{28A0092B-C50C-407E-A947-70E740481C1C}">
                          <a14:useLocalDpi xmlns:a14="http://schemas.microsoft.com/office/drawing/2010/main" val="0"/>
                        </a:ext>
                      </a:extLst>
                    </a:blip>
                    <a:stretch>
                      <a:fillRect/>
                    </a:stretch>
                  </pic:blipFill>
                  <pic:spPr>
                    <a:xfrm>
                      <a:off x="0" y="0"/>
                      <a:ext cx="2757134" cy="2004459"/>
                    </a:xfrm>
                    <a:prstGeom prst="rect">
                      <a:avLst/>
                    </a:prstGeom>
                  </pic:spPr>
                </pic:pic>
              </a:graphicData>
            </a:graphic>
          </wp:inline>
        </w:drawing>
      </w:r>
    </w:p>
    <w:p w14:paraId="0D052DCB" w14:textId="33280A89" w:rsidR="00A277B6" w:rsidRPr="002B1C8C" w:rsidRDefault="00A277B6" w:rsidP="00E5044B">
      <w:pPr>
        <w:spacing w:line="480" w:lineRule="auto"/>
        <w:ind w:firstLine="0"/>
        <w:rPr>
          <w:rFonts w:asciiTheme="majorHAnsi" w:hAnsiTheme="majorHAnsi"/>
          <w:sz w:val="24"/>
          <w:szCs w:val="24"/>
        </w:rPr>
      </w:pPr>
      <w:r w:rsidRPr="002B1C8C">
        <w:rPr>
          <w:rStyle w:val="SubtleEmphasis"/>
          <w:rFonts w:asciiTheme="majorHAnsi" w:hAnsiTheme="majorHAnsi"/>
          <w:sz w:val="24"/>
          <w:szCs w:val="24"/>
        </w:rPr>
        <w:lastRenderedPageBreak/>
        <w:t>Figure</w:t>
      </w:r>
      <w:r w:rsidR="009B4750">
        <w:rPr>
          <w:rStyle w:val="SubtleEmphasis"/>
          <w:rFonts w:asciiTheme="majorHAnsi" w:hAnsiTheme="majorHAnsi"/>
          <w:sz w:val="24"/>
          <w:szCs w:val="24"/>
        </w:rPr>
        <w:t xml:space="preserve"> 1</w:t>
      </w:r>
      <w:r w:rsidRPr="002B1C8C">
        <w:rPr>
          <w:rStyle w:val="SubtleEmphasis"/>
          <w:rFonts w:asciiTheme="majorHAnsi" w:hAnsiTheme="majorHAnsi"/>
          <w:sz w:val="24"/>
          <w:szCs w:val="24"/>
        </w:rPr>
        <w:t>: Example stimuli</w:t>
      </w:r>
      <w:r w:rsidRPr="002B1C8C">
        <w:rPr>
          <w:rFonts w:asciiTheme="majorHAnsi" w:hAnsiTheme="majorHAnsi"/>
          <w:sz w:val="24"/>
          <w:szCs w:val="24"/>
        </w:rPr>
        <w:t xml:space="preserve">. </w:t>
      </w:r>
    </w:p>
    <w:p w14:paraId="1ABA7274"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the screen for a very short time, and their task was to determine whether a line tilted 45° to the right was present among other lines. Participants were asked to respond as accurately as possible.</w:t>
      </w:r>
    </w:p>
    <w:p w14:paraId="7DC59E55"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 and a block of 10 practice trials. </w:t>
      </w:r>
    </w:p>
    <w:p w14:paraId="21582D0D" w14:textId="47ED3DAA"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u w:val="single"/>
        </w:rPr>
        <w:t>Results</w:t>
      </w:r>
    </w:p>
    <w:p w14:paraId="7E566C46" w14:textId="784F3193" w:rsidR="00D747C8" w:rsidRPr="002B1C8C" w:rsidRDefault="00A277B6" w:rsidP="005E1F9C">
      <w:pPr>
        <w:spacing w:line="480" w:lineRule="auto"/>
        <w:rPr>
          <w:rFonts w:asciiTheme="majorHAnsi" w:hAnsiTheme="majorHAnsi"/>
          <w:sz w:val="24"/>
          <w:szCs w:val="24"/>
        </w:rPr>
      </w:pPr>
      <w:r w:rsidRPr="002B1C8C">
        <w:rPr>
          <w:rFonts w:asciiTheme="majorHAnsi" w:hAnsiTheme="majorHAnsi"/>
          <w:sz w:val="24"/>
          <w:szCs w:val="24"/>
        </w:rPr>
        <w:t>Mean accuracy for the homogeneous stimuli was close to 100% (96 ± 5 % for target present, 89 ± 13% for target absent), while accuracy for the heterogeneous line segments was close to chance (61 ± 13% for target present, 57 ± 17% for target absent). When viewed from a central point, our observers were close to 100% correct to detect the target in the homogeneous array and close to chance in the heterogeneous array.</w:t>
      </w:r>
    </w:p>
    <w:sectPr w:rsidR="00D747C8" w:rsidRPr="002B1C8C" w:rsidSect="002B1C8C">
      <w:pgSz w:w="11906" w:h="16838"/>
      <w:pgMar w:top="1440" w:right="1134" w:bottom="1440" w:left="1134"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925B6" w14:textId="77777777" w:rsidR="00DD4A01" w:rsidRDefault="00DD4A01" w:rsidP="001547EE">
      <w:r>
        <w:separator/>
      </w:r>
    </w:p>
  </w:endnote>
  <w:endnote w:type="continuationSeparator" w:id="0">
    <w:p w14:paraId="253CB8D0" w14:textId="77777777" w:rsidR="00DD4A01" w:rsidRDefault="00DD4A01" w:rsidP="0015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venir Light">
    <w:altName w:val="Century Gothic"/>
    <w:charset w:val="00"/>
    <w:family w:val="auto"/>
    <w:pitch w:val="variable"/>
    <w:sig w:usb0="00000001"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ill Sans">
    <w:charset w:val="00"/>
    <w:family w:val="auto"/>
    <w:pitch w:val="variable"/>
    <w:sig w:usb0="80000267" w:usb1="00000000" w:usb2="00000000" w:usb3="00000000" w:csb0="000001F7" w:csb1="00000000"/>
  </w:font>
  <w:font w:name="Arial">
    <w:panose1 w:val="020B0604020202020204"/>
    <w:charset w:val="00"/>
    <w:family w:val="swiss"/>
    <w:pitch w:val="variable"/>
    <w:sig w:usb0="E0002AFF" w:usb1="C0007843" w:usb2="00000009" w:usb3="00000000" w:csb0="000001FF" w:csb1="00000000"/>
  </w:font>
  <w:font w:name="AdvP403A40">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68268" w14:textId="77777777" w:rsidR="00DD4A01" w:rsidRDefault="00DD4A01" w:rsidP="001547EE">
      <w:r>
        <w:separator/>
      </w:r>
    </w:p>
  </w:footnote>
  <w:footnote w:type="continuationSeparator" w:id="0">
    <w:p w14:paraId="5312B35B" w14:textId="77777777" w:rsidR="00DD4A01" w:rsidRDefault="00DD4A01" w:rsidP="00154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31150"/>
    <w:multiLevelType w:val="hybridMultilevel"/>
    <w:tmpl w:val="9590239E"/>
    <w:lvl w:ilvl="0" w:tplc="D1786B94">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03A51CF"/>
    <w:multiLevelType w:val="hybridMultilevel"/>
    <w:tmpl w:val="81E6B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F61FC6"/>
    <w:multiLevelType w:val="multilevel"/>
    <w:tmpl w:val="3A0AE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CC7CDA"/>
    <w:multiLevelType w:val="hybridMultilevel"/>
    <w:tmpl w:val="13785CFE"/>
    <w:lvl w:ilvl="0" w:tplc="ABDA7AD8">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2BAD"/>
    <w:rsid w:val="00005FBF"/>
    <w:rsid w:val="000072F0"/>
    <w:rsid w:val="0000755C"/>
    <w:rsid w:val="00007835"/>
    <w:rsid w:val="0001273B"/>
    <w:rsid w:val="000131A6"/>
    <w:rsid w:val="000131DB"/>
    <w:rsid w:val="00013CED"/>
    <w:rsid w:val="000216F0"/>
    <w:rsid w:val="00023354"/>
    <w:rsid w:val="000256F5"/>
    <w:rsid w:val="000304A3"/>
    <w:rsid w:val="000309D8"/>
    <w:rsid w:val="000314CC"/>
    <w:rsid w:val="00034F0F"/>
    <w:rsid w:val="00040E7C"/>
    <w:rsid w:val="00041894"/>
    <w:rsid w:val="00042AA6"/>
    <w:rsid w:val="000433BA"/>
    <w:rsid w:val="00043EE7"/>
    <w:rsid w:val="00060EAA"/>
    <w:rsid w:val="00065536"/>
    <w:rsid w:val="00070B23"/>
    <w:rsid w:val="00072973"/>
    <w:rsid w:val="00072AEB"/>
    <w:rsid w:val="00072E67"/>
    <w:rsid w:val="00074E64"/>
    <w:rsid w:val="000758BA"/>
    <w:rsid w:val="00076DC5"/>
    <w:rsid w:val="00077A20"/>
    <w:rsid w:val="0008024C"/>
    <w:rsid w:val="00081F5B"/>
    <w:rsid w:val="000823A2"/>
    <w:rsid w:val="00082937"/>
    <w:rsid w:val="000867B1"/>
    <w:rsid w:val="00094244"/>
    <w:rsid w:val="00094D4C"/>
    <w:rsid w:val="000A010E"/>
    <w:rsid w:val="000A3DB3"/>
    <w:rsid w:val="000A4A24"/>
    <w:rsid w:val="000A55C0"/>
    <w:rsid w:val="000A7C57"/>
    <w:rsid w:val="000A7C81"/>
    <w:rsid w:val="000B1831"/>
    <w:rsid w:val="000B2658"/>
    <w:rsid w:val="000B3560"/>
    <w:rsid w:val="000B37CD"/>
    <w:rsid w:val="000B39E4"/>
    <w:rsid w:val="000B529F"/>
    <w:rsid w:val="000B6B8A"/>
    <w:rsid w:val="000B7BA4"/>
    <w:rsid w:val="000C0DD6"/>
    <w:rsid w:val="000C31F7"/>
    <w:rsid w:val="000C379B"/>
    <w:rsid w:val="000C58F7"/>
    <w:rsid w:val="000C795F"/>
    <w:rsid w:val="000C7EB7"/>
    <w:rsid w:val="000D1B21"/>
    <w:rsid w:val="000D266B"/>
    <w:rsid w:val="000D658F"/>
    <w:rsid w:val="000D7329"/>
    <w:rsid w:val="000D7973"/>
    <w:rsid w:val="000E2453"/>
    <w:rsid w:val="000E5B02"/>
    <w:rsid w:val="000F1367"/>
    <w:rsid w:val="000F1D9A"/>
    <w:rsid w:val="000F4BCF"/>
    <w:rsid w:val="000F5E1E"/>
    <w:rsid w:val="000F6299"/>
    <w:rsid w:val="00101368"/>
    <w:rsid w:val="00101F79"/>
    <w:rsid w:val="00102940"/>
    <w:rsid w:val="001049B4"/>
    <w:rsid w:val="00105588"/>
    <w:rsid w:val="00107B38"/>
    <w:rsid w:val="00111A70"/>
    <w:rsid w:val="00112A7B"/>
    <w:rsid w:val="001133E7"/>
    <w:rsid w:val="001142FD"/>
    <w:rsid w:val="0011519C"/>
    <w:rsid w:val="00115437"/>
    <w:rsid w:val="00116692"/>
    <w:rsid w:val="001208BF"/>
    <w:rsid w:val="001227F9"/>
    <w:rsid w:val="00122BA8"/>
    <w:rsid w:val="00122EE0"/>
    <w:rsid w:val="0012778D"/>
    <w:rsid w:val="00131DD5"/>
    <w:rsid w:val="001324AF"/>
    <w:rsid w:val="00133023"/>
    <w:rsid w:val="00136758"/>
    <w:rsid w:val="00137F88"/>
    <w:rsid w:val="00142197"/>
    <w:rsid w:val="001508D7"/>
    <w:rsid w:val="00151286"/>
    <w:rsid w:val="0015190B"/>
    <w:rsid w:val="0015363D"/>
    <w:rsid w:val="001547EE"/>
    <w:rsid w:val="00155157"/>
    <w:rsid w:val="00155CDD"/>
    <w:rsid w:val="001647A8"/>
    <w:rsid w:val="00165CD4"/>
    <w:rsid w:val="00165D5E"/>
    <w:rsid w:val="00170ACA"/>
    <w:rsid w:val="00170B80"/>
    <w:rsid w:val="00170CC0"/>
    <w:rsid w:val="0017348E"/>
    <w:rsid w:val="00174B3B"/>
    <w:rsid w:val="00177D0D"/>
    <w:rsid w:val="001808E0"/>
    <w:rsid w:val="00184865"/>
    <w:rsid w:val="001862D6"/>
    <w:rsid w:val="00186C41"/>
    <w:rsid w:val="00186EAB"/>
    <w:rsid w:val="00191E71"/>
    <w:rsid w:val="001A2C94"/>
    <w:rsid w:val="001A3631"/>
    <w:rsid w:val="001A374F"/>
    <w:rsid w:val="001A3780"/>
    <w:rsid w:val="001A682E"/>
    <w:rsid w:val="001B1D4A"/>
    <w:rsid w:val="001B2667"/>
    <w:rsid w:val="001B7534"/>
    <w:rsid w:val="001C02C6"/>
    <w:rsid w:val="001C5F21"/>
    <w:rsid w:val="001D0045"/>
    <w:rsid w:val="001D05A6"/>
    <w:rsid w:val="001D2D33"/>
    <w:rsid w:val="001D74A2"/>
    <w:rsid w:val="001E1725"/>
    <w:rsid w:val="001E48F0"/>
    <w:rsid w:val="001E68CC"/>
    <w:rsid w:val="001F1773"/>
    <w:rsid w:val="001F2401"/>
    <w:rsid w:val="001F2710"/>
    <w:rsid w:val="001F5F74"/>
    <w:rsid w:val="001F7EDF"/>
    <w:rsid w:val="0020060E"/>
    <w:rsid w:val="00200B51"/>
    <w:rsid w:val="00201772"/>
    <w:rsid w:val="0020194D"/>
    <w:rsid w:val="0020198D"/>
    <w:rsid w:val="00203D02"/>
    <w:rsid w:val="002067EC"/>
    <w:rsid w:val="002069DD"/>
    <w:rsid w:val="00210501"/>
    <w:rsid w:val="00213D6D"/>
    <w:rsid w:val="00214ECC"/>
    <w:rsid w:val="002150EE"/>
    <w:rsid w:val="00215B2E"/>
    <w:rsid w:val="00217D9C"/>
    <w:rsid w:val="00220602"/>
    <w:rsid w:val="00220FE1"/>
    <w:rsid w:val="002223EB"/>
    <w:rsid w:val="00222461"/>
    <w:rsid w:val="002224F6"/>
    <w:rsid w:val="002237A2"/>
    <w:rsid w:val="002242B3"/>
    <w:rsid w:val="00224762"/>
    <w:rsid w:val="002251B7"/>
    <w:rsid w:val="00226E4C"/>
    <w:rsid w:val="00226E8D"/>
    <w:rsid w:val="0023370F"/>
    <w:rsid w:val="00235A0A"/>
    <w:rsid w:val="0023796B"/>
    <w:rsid w:val="00242A8C"/>
    <w:rsid w:val="00243740"/>
    <w:rsid w:val="00245486"/>
    <w:rsid w:val="00246898"/>
    <w:rsid w:val="00250642"/>
    <w:rsid w:val="002517E9"/>
    <w:rsid w:val="00252885"/>
    <w:rsid w:val="00253041"/>
    <w:rsid w:val="00253D62"/>
    <w:rsid w:val="0025574C"/>
    <w:rsid w:val="002558DE"/>
    <w:rsid w:val="00256742"/>
    <w:rsid w:val="00256C09"/>
    <w:rsid w:val="00260648"/>
    <w:rsid w:val="00260A90"/>
    <w:rsid w:val="00262FDA"/>
    <w:rsid w:val="0026337B"/>
    <w:rsid w:val="00264126"/>
    <w:rsid w:val="00264A18"/>
    <w:rsid w:val="00264F20"/>
    <w:rsid w:val="002721D0"/>
    <w:rsid w:val="002738B6"/>
    <w:rsid w:val="00273C32"/>
    <w:rsid w:val="002742FB"/>
    <w:rsid w:val="00275AE1"/>
    <w:rsid w:val="00277FBD"/>
    <w:rsid w:val="002829C1"/>
    <w:rsid w:val="00282A9A"/>
    <w:rsid w:val="00284935"/>
    <w:rsid w:val="002862CC"/>
    <w:rsid w:val="002909C3"/>
    <w:rsid w:val="00292CEB"/>
    <w:rsid w:val="00293638"/>
    <w:rsid w:val="00294320"/>
    <w:rsid w:val="00294482"/>
    <w:rsid w:val="002945F4"/>
    <w:rsid w:val="0029693F"/>
    <w:rsid w:val="00296ABE"/>
    <w:rsid w:val="002A17B1"/>
    <w:rsid w:val="002A1BCB"/>
    <w:rsid w:val="002A58EB"/>
    <w:rsid w:val="002B1C8C"/>
    <w:rsid w:val="002B6DC9"/>
    <w:rsid w:val="002B7915"/>
    <w:rsid w:val="002D071A"/>
    <w:rsid w:val="002D4091"/>
    <w:rsid w:val="002D509B"/>
    <w:rsid w:val="002D6199"/>
    <w:rsid w:val="002E0432"/>
    <w:rsid w:val="002E05BB"/>
    <w:rsid w:val="002E1D35"/>
    <w:rsid w:val="002E5097"/>
    <w:rsid w:val="002E5ADA"/>
    <w:rsid w:val="002F47DA"/>
    <w:rsid w:val="002F6FE4"/>
    <w:rsid w:val="003010DF"/>
    <w:rsid w:val="00301B29"/>
    <w:rsid w:val="00301CD5"/>
    <w:rsid w:val="003039DD"/>
    <w:rsid w:val="003048F6"/>
    <w:rsid w:val="00307352"/>
    <w:rsid w:val="00310E48"/>
    <w:rsid w:val="00311723"/>
    <w:rsid w:val="00313210"/>
    <w:rsid w:val="0031538F"/>
    <w:rsid w:val="00315D10"/>
    <w:rsid w:val="0032277C"/>
    <w:rsid w:val="003233B5"/>
    <w:rsid w:val="00323573"/>
    <w:rsid w:val="00323D92"/>
    <w:rsid w:val="00326187"/>
    <w:rsid w:val="00326DCC"/>
    <w:rsid w:val="00327CEF"/>
    <w:rsid w:val="003309B0"/>
    <w:rsid w:val="003309E3"/>
    <w:rsid w:val="00332A88"/>
    <w:rsid w:val="00332E44"/>
    <w:rsid w:val="00335178"/>
    <w:rsid w:val="0033559F"/>
    <w:rsid w:val="00335CAA"/>
    <w:rsid w:val="003423B7"/>
    <w:rsid w:val="00342B53"/>
    <w:rsid w:val="00346C28"/>
    <w:rsid w:val="00346C62"/>
    <w:rsid w:val="0035011D"/>
    <w:rsid w:val="00350289"/>
    <w:rsid w:val="003515C0"/>
    <w:rsid w:val="00352CAA"/>
    <w:rsid w:val="00360669"/>
    <w:rsid w:val="00360BC3"/>
    <w:rsid w:val="00360DE3"/>
    <w:rsid w:val="00361A86"/>
    <w:rsid w:val="00362C8B"/>
    <w:rsid w:val="00363FD8"/>
    <w:rsid w:val="003671D6"/>
    <w:rsid w:val="00371722"/>
    <w:rsid w:val="00373D8C"/>
    <w:rsid w:val="00381A0F"/>
    <w:rsid w:val="00385902"/>
    <w:rsid w:val="00385B90"/>
    <w:rsid w:val="00385CE0"/>
    <w:rsid w:val="00387664"/>
    <w:rsid w:val="003909BB"/>
    <w:rsid w:val="00395250"/>
    <w:rsid w:val="00395A27"/>
    <w:rsid w:val="00395F7C"/>
    <w:rsid w:val="00396104"/>
    <w:rsid w:val="00396AF1"/>
    <w:rsid w:val="00396FFF"/>
    <w:rsid w:val="00397555"/>
    <w:rsid w:val="003B15C3"/>
    <w:rsid w:val="003B46F1"/>
    <w:rsid w:val="003B60FF"/>
    <w:rsid w:val="003C16BC"/>
    <w:rsid w:val="003C274D"/>
    <w:rsid w:val="003C39C3"/>
    <w:rsid w:val="003D25DE"/>
    <w:rsid w:val="003D54E7"/>
    <w:rsid w:val="003E2DC8"/>
    <w:rsid w:val="003E3D34"/>
    <w:rsid w:val="003E4A46"/>
    <w:rsid w:val="003E4C71"/>
    <w:rsid w:val="003E580B"/>
    <w:rsid w:val="003E5CE4"/>
    <w:rsid w:val="003E6876"/>
    <w:rsid w:val="003E7D47"/>
    <w:rsid w:val="0040225B"/>
    <w:rsid w:val="004023E3"/>
    <w:rsid w:val="00402576"/>
    <w:rsid w:val="00403555"/>
    <w:rsid w:val="00406797"/>
    <w:rsid w:val="004117FA"/>
    <w:rsid w:val="004140F5"/>
    <w:rsid w:val="00414C30"/>
    <w:rsid w:val="0041554F"/>
    <w:rsid w:val="00420304"/>
    <w:rsid w:val="00421700"/>
    <w:rsid w:val="00422AB3"/>
    <w:rsid w:val="0042374E"/>
    <w:rsid w:val="00435589"/>
    <w:rsid w:val="00435A43"/>
    <w:rsid w:val="00437A6B"/>
    <w:rsid w:val="00437A90"/>
    <w:rsid w:val="00437DC4"/>
    <w:rsid w:val="00443EAE"/>
    <w:rsid w:val="0044485D"/>
    <w:rsid w:val="00445128"/>
    <w:rsid w:val="00445398"/>
    <w:rsid w:val="00445475"/>
    <w:rsid w:val="00445DCA"/>
    <w:rsid w:val="00450220"/>
    <w:rsid w:val="00451A78"/>
    <w:rsid w:val="00452E53"/>
    <w:rsid w:val="00453244"/>
    <w:rsid w:val="004538C5"/>
    <w:rsid w:val="004538E3"/>
    <w:rsid w:val="00453DAC"/>
    <w:rsid w:val="00456F51"/>
    <w:rsid w:val="00457DF6"/>
    <w:rsid w:val="00460CB5"/>
    <w:rsid w:val="004623C2"/>
    <w:rsid w:val="00462B55"/>
    <w:rsid w:val="00467CA1"/>
    <w:rsid w:val="00470270"/>
    <w:rsid w:val="00470B5A"/>
    <w:rsid w:val="00471130"/>
    <w:rsid w:val="00472F98"/>
    <w:rsid w:val="0047634E"/>
    <w:rsid w:val="00477694"/>
    <w:rsid w:val="00483035"/>
    <w:rsid w:val="00485DFC"/>
    <w:rsid w:val="00486461"/>
    <w:rsid w:val="00493BBE"/>
    <w:rsid w:val="004A3BC8"/>
    <w:rsid w:val="004A4894"/>
    <w:rsid w:val="004A4C8E"/>
    <w:rsid w:val="004A4D64"/>
    <w:rsid w:val="004B202B"/>
    <w:rsid w:val="004B230D"/>
    <w:rsid w:val="004B50D6"/>
    <w:rsid w:val="004B5629"/>
    <w:rsid w:val="004B5D9A"/>
    <w:rsid w:val="004D0F04"/>
    <w:rsid w:val="004D11A8"/>
    <w:rsid w:val="004E10DD"/>
    <w:rsid w:val="004E6C48"/>
    <w:rsid w:val="004F0F86"/>
    <w:rsid w:val="004F3D2D"/>
    <w:rsid w:val="004F4310"/>
    <w:rsid w:val="004F43CD"/>
    <w:rsid w:val="004F4F35"/>
    <w:rsid w:val="004F7C2C"/>
    <w:rsid w:val="005030A3"/>
    <w:rsid w:val="00510B2F"/>
    <w:rsid w:val="00514EBC"/>
    <w:rsid w:val="00516A2E"/>
    <w:rsid w:val="00522DF2"/>
    <w:rsid w:val="00524B42"/>
    <w:rsid w:val="0052557F"/>
    <w:rsid w:val="005315DA"/>
    <w:rsid w:val="00534D67"/>
    <w:rsid w:val="00536C87"/>
    <w:rsid w:val="00540A8A"/>
    <w:rsid w:val="00541D1F"/>
    <w:rsid w:val="00550CB7"/>
    <w:rsid w:val="005511BF"/>
    <w:rsid w:val="00551511"/>
    <w:rsid w:val="00551BE6"/>
    <w:rsid w:val="005528C8"/>
    <w:rsid w:val="00553472"/>
    <w:rsid w:val="00555DA6"/>
    <w:rsid w:val="005573C7"/>
    <w:rsid w:val="00561CB1"/>
    <w:rsid w:val="00567585"/>
    <w:rsid w:val="00570D1C"/>
    <w:rsid w:val="00571A07"/>
    <w:rsid w:val="00574805"/>
    <w:rsid w:val="00581618"/>
    <w:rsid w:val="00584F8B"/>
    <w:rsid w:val="005879B5"/>
    <w:rsid w:val="005905CA"/>
    <w:rsid w:val="00591A72"/>
    <w:rsid w:val="00595368"/>
    <w:rsid w:val="005954FE"/>
    <w:rsid w:val="005A0CE5"/>
    <w:rsid w:val="005A1B95"/>
    <w:rsid w:val="005A224C"/>
    <w:rsid w:val="005A6DC1"/>
    <w:rsid w:val="005B3732"/>
    <w:rsid w:val="005B4864"/>
    <w:rsid w:val="005B759E"/>
    <w:rsid w:val="005B7ADE"/>
    <w:rsid w:val="005C051A"/>
    <w:rsid w:val="005C0DCF"/>
    <w:rsid w:val="005C1946"/>
    <w:rsid w:val="005C3080"/>
    <w:rsid w:val="005C4109"/>
    <w:rsid w:val="005C4E4F"/>
    <w:rsid w:val="005C51CC"/>
    <w:rsid w:val="005D0BC9"/>
    <w:rsid w:val="005D60B8"/>
    <w:rsid w:val="005E19ED"/>
    <w:rsid w:val="005E1F9C"/>
    <w:rsid w:val="005E248C"/>
    <w:rsid w:val="005E34D4"/>
    <w:rsid w:val="005F3286"/>
    <w:rsid w:val="005F7FAD"/>
    <w:rsid w:val="00600D1D"/>
    <w:rsid w:val="0060144D"/>
    <w:rsid w:val="00601618"/>
    <w:rsid w:val="00601A93"/>
    <w:rsid w:val="006028C9"/>
    <w:rsid w:val="006058E1"/>
    <w:rsid w:val="00606DDD"/>
    <w:rsid w:val="00606F14"/>
    <w:rsid w:val="00607143"/>
    <w:rsid w:val="00616E07"/>
    <w:rsid w:val="00617043"/>
    <w:rsid w:val="00620EDE"/>
    <w:rsid w:val="006220C5"/>
    <w:rsid w:val="00623B42"/>
    <w:rsid w:val="006244FC"/>
    <w:rsid w:val="00625319"/>
    <w:rsid w:val="0062646D"/>
    <w:rsid w:val="00630D3F"/>
    <w:rsid w:val="00633CCB"/>
    <w:rsid w:val="006341D3"/>
    <w:rsid w:val="006355F0"/>
    <w:rsid w:val="00642C8C"/>
    <w:rsid w:val="0064326B"/>
    <w:rsid w:val="00645986"/>
    <w:rsid w:val="0064665A"/>
    <w:rsid w:val="00647762"/>
    <w:rsid w:val="006478FC"/>
    <w:rsid w:val="0065134C"/>
    <w:rsid w:val="00652202"/>
    <w:rsid w:val="0065481C"/>
    <w:rsid w:val="00654FE0"/>
    <w:rsid w:val="00655F5F"/>
    <w:rsid w:val="006578F8"/>
    <w:rsid w:val="00657A71"/>
    <w:rsid w:val="006626C0"/>
    <w:rsid w:val="00662BB9"/>
    <w:rsid w:val="006637F4"/>
    <w:rsid w:val="00672727"/>
    <w:rsid w:val="006765B6"/>
    <w:rsid w:val="006848C0"/>
    <w:rsid w:val="006900AE"/>
    <w:rsid w:val="00692875"/>
    <w:rsid w:val="00693848"/>
    <w:rsid w:val="00695210"/>
    <w:rsid w:val="00696133"/>
    <w:rsid w:val="006A1B7B"/>
    <w:rsid w:val="006A2137"/>
    <w:rsid w:val="006A28E0"/>
    <w:rsid w:val="006B2FD5"/>
    <w:rsid w:val="006B3F93"/>
    <w:rsid w:val="006B5C29"/>
    <w:rsid w:val="006B6D66"/>
    <w:rsid w:val="006C083D"/>
    <w:rsid w:val="006C406F"/>
    <w:rsid w:val="006C72FC"/>
    <w:rsid w:val="006D36C4"/>
    <w:rsid w:val="006D4240"/>
    <w:rsid w:val="006D426A"/>
    <w:rsid w:val="006D536E"/>
    <w:rsid w:val="006D67DA"/>
    <w:rsid w:val="006D6C33"/>
    <w:rsid w:val="006E189B"/>
    <w:rsid w:val="006E1F12"/>
    <w:rsid w:val="006E20DB"/>
    <w:rsid w:val="006E2A84"/>
    <w:rsid w:val="006E4D2D"/>
    <w:rsid w:val="006E6CFE"/>
    <w:rsid w:val="006F0033"/>
    <w:rsid w:val="006F1421"/>
    <w:rsid w:val="006F4517"/>
    <w:rsid w:val="00702C76"/>
    <w:rsid w:val="00704932"/>
    <w:rsid w:val="00706CA1"/>
    <w:rsid w:val="0071254C"/>
    <w:rsid w:val="007142F6"/>
    <w:rsid w:val="00716657"/>
    <w:rsid w:val="0071690B"/>
    <w:rsid w:val="00720569"/>
    <w:rsid w:val="0072593B"/>
    <w:rsid w:val="00730C9F"/>
    <w:rsid w:val="007322B1"/>
    <w:rsid w:val="0073273E"/>
    <w:rsid w:val="00733261"/>
    <w:rsid w:val="0073390F"/>
    <w:rsid w:val="007345E1"/>
    <w:rsid w:val="00737116"/>
    <w:rsid w:val="007429E3"/>
    <w:rsid w:val="00743B36"/>
    <w:rsid w:val="00744624"/>
    <w:rsid w:val="0075101B"/>
    <w:rsid w:val="00755155"/>
    <w:rsid w:val="00756241"/>
    <w:rsid w:val="00756C35"/>
    <w:rsid w:val="007576BA"/>
    <w:rsid w:val="007578F4"/>
    <w:rsid w:val="0076219F"/>
    <w:rsid w:val="00766C5A"/>
    <w:rsid w:val="00767AD4"/>
    <w:rsid w:val="007701B8"/>
    <w:rsid w:val="007716AB"/>
    <w:rsid w:val="007716E6"/>
    <w:rsid w:val="00773B40"/>
    <w:rsid w:val="007751CF"/>
    <w:rsid w:val="007751D0"/>
    <w:rsid w:val="00776AFF"/>
    <w:rsid w:val="00776BB7"/>
    <w:rsid w:val="007774AA"/>
    <w:rsid w:val="007775BF"/>
    <w:rsid w:val="0078063F"/>
    <w:rsid w:val="00780B17"/>
    <w:rsid w:val="007823D4"/>
    <w:rsid w:val="00787733"/>
    <w:rsid w:val="00791205"/>
    <w:rsid w:val="0079183D"/>
    <w:rsid w:val="00792021"/>
    <w:rsid w:val="00795E63"/>
    <w:rsid w:val="00797834"/>
    <w:rsid w:val="007A2A6C"/>
    <w:rsid w:val="007A370E"/>
    <w:rsid w:val="007A439B"/>
    <w:rsid w:val="007B15F2"/>
    <w:rsid w:val="007B7E56"/>
    <w:rsid w:val="007C00F6"/>
    <w:rsid w:val="007C073D"/>
    <w:rsid w:val="007C1021"/>
    <w:rsid w:val="007C1F14"/>
    <w:rsid w:val="007C31F9"/>
    <w:rsid w:val="007C33BA"/>
    <w:rsid w:val="007C789E"/>
    <w:rsid w:val="007D0262"/>
    <w:rsid w:val="007D3C3F"/>
    <w:rsid w:val="007D7BFD"/>
    <w:rsid w:val="007E070E"/>
    <w:rsid w:val="007E14A1"/>
    <w:rsid w:val="007E201B"/>
    <w:rsid w:val="007E3141"/>
    <w:rsid w:val="007E512B"/>
    <w:rsid w:val="007E5CE1"/>
    <w:rsid w:val="007E6BD5"/>
    <w:rsid w:val="007F3A90"/>
    <w:rsid w:val="007F50D2"/>
    <w:rsid w:val="007F6072"/>
    <w:rsid w:val="0080055C"/>
    <w:rsid w:val="008038F0"/>
    <w:rsid w:val="00805BBE"/>
    <w:rsid w:val="008070D2"/>
    <w:rsid w:val="00811B3E"/>
    <w:rsid w:val="0081370A"/>
    <w:rsid w:val="008255AD"/>
    <w:rsid w:val="008267D9"/>
    <w:rsid w:val="00827419"/>
    <w:rsid w:val="00827771"/>
    <w:rsid w:val="00827B30"/>
    <w:rsid w:val="008306E0"/>
    <w:rsid w:val="00830B5C"/>
    <w:rsid w:val="008318F8"/>
    <w:rsid w:val="008328BA"/>
    <w:rsid w:val="0083544D"/>
    <w:rsid w:val="00835B65"/>
    <w:rsid w:val="0084192A"/>
    <w:rsid w:val="00843A40"/>
    <w:rsid w:val="00843C04"/>
    <w:rsid w:val="008456DF"/>
    <w:rsid w:val="00850CBE"/>
    <w:rsid w:val="00852CBA"/>
    <w:rsid w:val="008572FB"/>
    <w:rsid w:val="00861FAB"/>
    <w:rsid w:val="00862F66"/>
    <w:rsid w:val="00862FF1"/>
    <w:rsid w:val="00863941"/>
    <w:rsid w:val="0086762A"/>
    <w:rsid w:val="00867939"/>
    <w:rsid w:val="00870190"/>
    <w:rsid w:val="00870477"/>
    <w:rsid w:val="0087230D"/>
    <w:rsid w:val="00872893"/>
    <w:rsid w:val="00873F91"/>
    <w:rsid w:val="00875F59"/>
    <w:rsid w:val="00876ABE"/>
    <w:rsid w:val="008815A3"/>
    <w:rsid w:val="00883949"/>
    <w:rsid w:val="008872E1"/>
    <w:rsid w:val="00893672"/>
    <w:rsid w:val="00894E5A"/>
    <w:rsid w:val="008959E2"/>
    <w:rsid w:val="00896331"/>
    <w:rsid w:val="008A292B"/>
    <w:rsid w:val="008A4589"/>
    <w:rsid w:val="008A4FBC"/>
    <w:rsid w:val="008A544D"/>
    <w:rsid w:val="008A54B5"/>
    <w:rsid w:val="008A57D6"/>
    <w:rsid w:val="008A7ED5"/>
    <w:rsid w:val="008B0F84"/>
    <w:rsid w:val="008B2A0F"/>
    <w:rsid w:val="008B3B1B"/>
    <w:rsid w:val="008B4371"/>
    <w:rsid w:val="008B50EE"/>
    <w:rsid w:val="008B7B0D"/>
    <w:rsid w:val="008C0410"/>
    <w:rsid w:val="008C1E30"/>
    <w:rsid w:val="008C76C7"/>
    <w:rsid w:val="008C7CA2"/>
    <w:rsid w:val="008D10AB"/>
    <w:rsid w:val="008D3242"/>
    <w:rsid w:val="008D6B10"/>
    <w:rsid w:val="008D6D92"/>
    <w:rsid w:val="008E6280"/>
    <w:rsid w:val="008F001C"/>
    <w:rsid w:val="008F1346"/>
    <w:rsid w:val="008F30A2"/>
    <w:rsid w:val="008F3922"/>
    <w:rsid w:val="008F39E6"/>
    <w:rsid w:val="008F5E46"/>
    <w:rsid w:val="00901FB4"/>
    <w:rsid w:val="0090310C"/>
    <w:rsid w:val="0090334F"/>
    <w:rsid w:val="00904706"/>
    <w:rsid w:val="00904990"/>
    <w:rsid w:val="00904F07"/>
    <w:rsid w:val="00906269"/>
    <w:rsid w:val="00907B6A"/>
    <w:rsid w:val="00910198"/>
    <w:rsid w:val="0091433A"/>
    <w:rsid w:val="00915090"/>
    <w:rsid w:val="00920B13"/>
    <w:rsid w:val="00920F6F"/>
    <w:rsid w:val="00921208"/>
    <w:rsid w:val="00927BB3"/>
    <w:rsid w:val="00930502"/>
    <w:rsid w:val="00930B8C"/>
    <w:rsid w:val="00930C58"/>
    <w:rsid w:val="00931286"/>
    <w:rsid w:val="00933EEA"/>
    <w:rsid w:val="009348EC"/>
    <w:rsid w:val="00935B4D"/>
    <w:rsid w:val="00935B93"/>
    <w:rsid w:val="0094063C"/>
    <w:rsid w:val="00940BC6"/>
    <w:rsid w:val="00943734"/>
    <w:rsid w:val="00943BC5"/>
    <w:rsid w:val="00945401"/>
    <w:rsid w:val="009457BD"/>
    <w:rsid w:val="00950901"/>
    <w:rsid w:val="009520F9"/>
    <w:rsid w:val="00952A7A"/>
    <w:rsid w:val="00956D6F"/>
    <w:rsid w:val="0096011A"/>
    <w:rsid w:val="00960E39"/>
    <w:rsid w:val="00961192"/>
    <w:rsid w:val="0096155A"/>
    <w:rsid w:val="00962767"/>
    <w:rsid w:val="00963DE1"/>
    <w:rsid w:val="00963F64"/>
    <w:rsid w:val="00970E84"/>
    <w:rsid w:val="00974665"/>
    <w:rsid w:val="00982CC0"/>
    <w:rsid w:val="00982F13"/>
    <w:rsid w:val="00983C8B"/>
    <w:rsid w:val="009844D7"/>
    <w:rsid w:val="009862C7"/>
    <w:rsid w:val="0098747E"/>
    <w:rsid w:val="009940D8"/>
    <w:rsid w:val="009941A9"/>
    <w:rsid w:val="0099447A"/>
    <w:rsid w:val="00995BDC"/>
    <w:rsid w:val="009A2AF0"/>
    <w:rsid w:val="009A705E"/>
    <w:rsid w:val="009B06C9"/>
    <w:rsid w:val="009B2958"/>
    <w:rsid w:val="009B4750"/>
    <w:rsid w:val="009B4DD9"/>
    <w:rsid w:val="009C0ED6"/>
    <w:rsid w:val="009C1592"/>
    <w:rsid w:val="009C2197"/>
    <w:rsid w:val="009D3BA3"/>
    <w:rsid w:val="009D3CCA"/>
    <w:rsid w:val="009D3F60"/>
    <w:rsid w:val="009D5554"/>
    <w:rsid w:val="009D5A06"/>
    <w:rsid w:val="009E22B6"/>
    <w:rsid w:val="009E3541"/>
    <w:rsid w:val="009E3F62"/>
    <w:rsid w:val="009E6BDC"/>
    <w:rsid w:val="009E6C11"/>
    <w:rsid w:val="009F46BB"/>
    <w:rsid w:val="009F6B29"/>
    <w:rsid w:val="00A04122"/>
    <w:rsid w:val="00A0513A"/>
    <w:rsid w:val="00A053EC"/>
    <w:rsid w:val="00A05A22"/>
    <w:rsid w:val="00A05A80"/>
    <w:rsid w:val="00A072B4"/>
    <w:rsid w:val="00A11CA5"/>
    <w:rsid w:val="00A12969"/>
    <w:rsid w:val="00A1496E"/>
    <w:rsid w:val="00A2005A"/>
    <w:rsid w:val="00A2239A"/>
    <w:rsid w:val="00A24B3C"/>
    <w:rsid w:val="00A24CD0"/>
    <w:rsid w:val="00A26D77"/>
    <w:rsid w:val="00A26F65"/>
    <w:rsid w:val="00A2779E"/>
    <w:rsid w:val="00A277B6"/>
    <w:rsid w:val="00A307C3"/>
    <w:rsid w:val="00A31558"/>
    <w:rsid w:val="00A32403"/>
    <w:rsid w:val="00A329B7"/>
    <w:rsid w:val="00A33486"/>
    <w:rsid w:val="00A404C0"/>
    <w:rsid w:val="00A40954"/>
    <w:rsid w:val="00A41D62"/>
    <w:rsid w:val="00A42992"/>
    <w:rsid w:val="00A46060"/>
    <w:rsid w:val="00A507EC"/>
    <w:rsid w:val="00A50F5B"/>
    <w:rsid w:val="00A52B19"/>
    <w:rsid w:val="00A538A5"/>
    <w:rsid w:val="00A53966"/>
    <w:rsid w:val="00A55EB0"/>
    <w:rsid w:val="00A6225D"/>
    <w:rsid w:val="00A626AF"/>
    <w:rsid w:val="00A63139"/>
    <w:rsid w:val="00A6339B"/>
    <w:rsid w:val="00A64C2C"/>
    <w:rsid w:val="00A65499"/>
    <w:rsid w:val="00A66689"/>
    <w:rsid w:val="00A7162B"/>
    <w:rsid w:val="00A7266E"/>
    <w:rsid w:val="00A7291E"/>
    <w:rsid w:val="00A74DF8"/>
    <w:rsid w:val="00A76447"/>
    <w:rsid w:val="00A76FCF"/>
    <w:rsid w:val="00A770F9"/>
    <w:rsid w:val="00A80E20"/>
    <w:rsid w:val="00A8346D"/>
    <w:rsid w:val="00A83FDA"/>
    <w:rsid w:val="00A85BC6"/>
    <w:rsid w:val="00A864AB"/>
    <w:rsid w:val="00A87654"/>
    <w:rsid w:val="00A9172A"/>
    <w:rsid w:val="00A9226E"/>
    <w:rsid w:val="00A9327D"/>
    <w:rsid w:val="00A93F3F"/>
    <w:rsid w:val="00A94519"/>
    <w:rsid w:val="00A94D36"/>
    <w:rsid w:val="00A95C07"/>
    <w:rsid w:val="00A964BA"/>
    <w:rsid w:val="00A9791F"/>
    <w:rsid w:val="00AA03D6"/>
    <w:rsid w:val="00AA3EF8"/>
    <w:rsid w:val="00AA515C"/>
    <w:rsid w:val="00AA708F"/>
    <w:rsid w:val="00AA78B4"/>
    <w:rsid w:val="00AB1485"/>
    <w:rsid w:val="00AB19E0"/>
    <w:rsid w:val="00AB4257"/>
    <w:rsid w:val="00AB544A"/>
    <w:rsid w:val="00AC1941"/>
    <w:rsid w:val="00AC3A6C"/>
    <w:rsid w:val="00AC4ABE"/>
    <w:rsid w:val="00AC584B"/>
    <w:rsid w:val="00AC79D9"/>
    <w:rsid w:val="00AD081C"/>
    <w:rsid w:val="00AD094B"/>
    <w:rsid w:val="00AD0A62"/>
    <w:rsid w:val="00AD1C91"/>
    <w:rsid w:val="00AD2E7E"/>
    <w:rsid w:val="00AD5424"/>
    <w:rsid w:val="00AD6157"/>
    <w:rsid w:val="00AD6C45"/>
    <w:rsid w:val="00AD7136"/>
    <w:rsid w:val="00AE0220"/>
    <w:rsid w:val="00AE244F"/>
    <w:rsid w:val="00AE2461"/>
    <w:rsid w:val="00AE3AF5"/>
    <w:rsid w:val="00AE5A18"/>
    <w:rsid w:val="00AE781B"/>
    <w:rsid w:val="00AF2F7E"/>
    <w:rsid w:val="00AF3CA2"/>
    <w:rsid w:val="00AF3E88"/>
    <w:rsid w:val="00AF4F8E"/>
    <w:rsid w:val="00AF532D"/>
    <w:rsid w:val="00AF64E7"/>
    <w:rsid w:val="00AF6BAB"/>
    <w:rsid w:val="00AF722B"/>
    <w:rsid w:val="00AF7E19"/>
    <w:rsid w:val="00B004C0"/>
    <w:rsid w:val="00B005D0"/>
    <w:rsid w:val="00B007B9"/>
    <w:rsid w:val="00B01818"/>
    <w:rsid w:val="00B05884"/>
    <w:rsid w:val="00B06C42"/>
    <w:rsid w:val="00B07390"/>
    <w:rsid w:val="00B1403C"/>
    <w:rsid w:val="00B14C64"/>
    <w:rsid w:val="00B156F9"/>
    <w:rsid w:val="00B15886"/>
    <w:rsid w:val="00B17D9A"/>
    <w:rsid w:val="00B20901"/>
    <w:rsid w:val="00B20C03"/>
    <w:rsid w:val="00B2253F"/>
    <w:rsid w:val="00B241BB"/>
    <w:rsid w:val="00B243C2"/>
    <w:rsid w:val="00B2452E"/>
    <w:rsid w:val="00B30AD5"/>
    <w:rsid w:val="00B32109"/>
    <w:rsid w:val="00B326E6"/>
    <w:rsid w:val="00B3351F"/>
    <w:rsid w:val="00B37375"/>
    <w:rsid w:val="00B4113B"/>
    <w:rsid w:val="00B4740C"/>
    <w:rsid w:val="00B4748F"/>
    <w:rsid w:val="00B53066"/>
    <w:rsid w:val="00B55998"/>
    <w:rsid w:val="00B5752D"/>
    <w:rsid w:val="00B6010D"/>
    <w:rsid w:val="00B625CD"/>
    <w:rsid w:val="00B64488"/>
    <w:rsid w:val="00B651E8"/>
    <w:rsid w:val="00B655FB"/>
    <w:rsid w:val="00B70176"/>
    <w:rsid w:val="00B719F6"/>
    <w:rsid w:val="00B77C2A"/>
    <w:rsid w:val="00B80EE8"/>
    <w:rsid w:val="00B82F8E"/>
    <w:rsid w:val="00B87EA3"/>
    <w:rsid w:val="00B90448"/>
    <w:rsid w:val="00B915B8"/>
    <w:rsid w:val="00B94027"/>
    <w:rsid w:val="00B951CE"/>
    <w:rsid w:val="00B95CAA"/>
    <w:rsid w:val="00B96169"/>
    <w:rsid w:val="00BA11C9"/>
    <w:rsid w:val="00BA1753"/>
    <w:rsid w:val="00BA3432"/>
    <w:rsid w:val="00BA3B0E"/>
    <w:rsid w:val="00BA4F96"/>
    <w:rsid w:val="00BA56DF"/>
    <w:rsid w:val="00BB2B89"/>
    <w:rsid w:val="00BB3F7C"/>
    <w:rsid w:val="00BB43EE"/>
    <w:rsid w:val="00BB5B4A"/>
    <w:rsid w:val="00BB77EF"/>
    <w:rsid w:val="00BB7D33"/>
    <w:rsid w:val="00BB7D55"/>
    <w:rsid w:val="00BC1087"/>
    <w:rsid w:val="00BC229E"/>
    <w:rsid w:val="00BC36FC"/>
    <w:rsid w:val="00BC50A3"/>
    <w:rsid w:val="00BC791C"/>
    <w:rsid w:val="00BD0A71"/>
    <w:rsid w:val="00BD44FC"/>
    <w:rsid w:val="00BD48F7"/>
    <w:rsid w:val="00BD561E"/>
    <w:rsid w:val="00BD6453"/>
    <w:rsid w:val="00BE099A"/>
    <w:rsid w:val="00BE169A"/>
    <w:rsid w:val="00BE1727"/>
    <w:rsid w:val="00BE299E"/>
    <w:rsid w:val="00BE2C25"/>
    <w:rsid w:val="00BE37E4"/>
    <w:rsid w:val="00BE4D47"/>
    <w:rsid w:val="00BF1232"/>
    <w:rsid w:val="00BF4683"/>
    <w:rsid w:val="00BF53F7"/>
    <w:rsid w:val="00BF5DA5"/>
    <w:rsid w:val="00BF658B"/>
    <w:rsid w:val="00BF6FF3"/>
    <w:rsid w:val="00C00341"/>
    <w:rsid w:val="00C004FF"/>
    <w:rsid w:val="00C005F6"/>
    <w:rsid w:val="00C00DAF"/>
    <w:rsid w:val="00C05AAD"/>
    <w:rsid w:val="00C122E3"/>
    <w:rsid w:val="00C12B33"/>
    <w:rsid w:val="00C14138"/>
    <w:rsid w:val="00C1487D"/>
    <w:rsid w:val="00C17EF6"/>
    <w:rsid w:val="00C21215"/>
    <w:rsid w:val="00C22381"/>
    <w:rsid w:val="00C2257E"/>
    <w:rsid w:val="00C226BF"/>
    <w:rsid w:val="00C23BC2"/>
    <w:rsid w:val="00C26818"/>
    <w:rsid w:val="00C27921"/>
    <w:rsid w:val="00C30A9E"/>
    <w:rsid w:val="00C34B4A"/>
    <w:rsid w:val="00C36FD4"/>
    <w:rsid w:val="00C409E9"/>
    <w:rsid w:val="00C4221B"/>
    <w:rsid w:val="00C44AB9"/>
    <w:rsid w:val="00C4563B"/>
    <w:rsid w:val="00C4694C"/>
    <w:rsid w:val="00C472FB"/>
    <w:rsid w:val="00C52B47"/>
    <w:rsid w:val="00C57C75"/>
    <w:rsid w:val="00C6050D"/>
    <w:rsid w:val="00C60FDB"/>
    <w:rsid w:val="00C644ED"/>
    <w:rsid w:val="00C64D90"/>
    <w:rsid w:val="00C6620B"/>
    <w:rsid w:val="00C70AB7"/>
    <w:rsid w:val="00C729D1"/>
    <w:rsid w:val="00C72A5F"/>
    <w:rsid w:val="00C73769"/>
    <w:rsid w:val="00C75C20"/>
    <w:rsid w:val="00C7684A"/>
    <w:rsid w:val="00C7711E"/>
    <w:rsid w:val="00C77E19"/>
    <w:rsid w:val="00C8008E"/>
    <w:rsid w:val="00C80BFC"/>
    <w:rsid w:val="00C84891"/>
    <w:rsid w:val="00C85E92"/>
    <w:rsid w:val="00C92F7E"/>
    <w:rsid w:val="00C95B54"/>
    <w:rsid w:val="00C97BD0"/>
    <w:rsid w:val="00CA238D"/>
    <w:rsid w:val="00CA2FB3"/>
    <w:rsid w:val="00CA3CB4"/>
    <w:rsid w:val="00CA55CE"/>
    <w:rsid w:val="00CA6F0D"/>
    <w:rsid w:val="00CA74B4"/>
    <w:rsid w:val="00CB56C5"/>
    <w:rsid w:val="00CB6D89"/>
    <w:rsid w:val="00CB7D88"/>
    <w:rsid w:val="00CC7BD0"/>
    <w:rsid w:val="00CD12B1"/>
    <w:rsid w:val="00CD5072"/>
    <w:rsid w:val="00CD6A20"/>
    <w:rsid w:val="00CE6868"/>
    <w:rsid w:val="00CF28C7"/>
    <w:rsid w:val="00CF3890"/>
    <w:rsid w:val="00CF43B1"/>
    <w:rsid w:val="00D00B3B"/>
    <w:rsid w:val="00D03470"/>
    <w:rsid w:val="00D03B10"/>
    <w:rsid w:val="00D04653"/>
    <w:rsid w:val="00D0504A"/>
    <w:rsid w:val="00D06A3D"/>
    <w:rsid w:val="00D12238"/>
    <w:rsid w:val="00D127B1"/>
    <w:rsid w:val="00D130B9"/>
    <w:rsid w:val="00D14CE4"/>
    <w:rsid w:val="00D1715C"/>
    <w:rsid w:val="00D20CEB"/>
    <w:rsid w:val="00D23B62"/>
    <w:rsid w:val="00D25959"/>
    <w:rsid w:val="00D34726"/>
    <w:rsid w:val="00D34EF1"/>
    <w:rsid w:val="00D356C3"/>
    <w:rsid w:val="00D453BC"/>
    <w:rsid w:val="00D50E3A"/>
    <w:rsid w:val="00D54DCD"/>
    <w:rsid w:val="00D566D9"/>
    <w:rsid w:val="00D57280"/>
    <w:rsid w:val="00D65F66"/>
    <w:rsid w:val="00D66209"/>
    <w:rsid w:val="00D66769"/>
    <w:rsid w:val="00D700B8"/>
    <w:rsid w:val="00D731CE"/>
    <w:rsid w:val="00D73506"/>
    <w:rsid w:val="00D747C8"/>
    <w:rsid w:val="00D76CCB"/>
    <w:rsid w:val="00D775F1"/>
    <w:rsid w:val="00D77E22"/>
    <w:rsid w:val="00D851D1"/>
    <w:rsid w:val="00D90C92"/>
    <w:rsid w:val="00D90F02"/>
    <w:rsid w:val="00D92978"/>
    <w:rsid w:val="00D92CE3"/>
    <w:rsid w:val="00D95335"/>
    <w:rsid w:val="00D97494"/>
    <w:rsid w:val="00DA15F3"/>
    <w:rsid w:val="00DA1AA9"/>
    <w:rsid w:val="00DA36DA"/>
    <w:rsid w:val="00DA3775"/>
    <w:rsid w:val="00DB2E88"/>
    <w:rsid w:val="00DB4639"/>
    <w:rsid w:val="00DB6801"/>
    <w:rsid w:val="00DB6DF4"/>
    <w:rsid w:val="00DB77AC"/>
    <w:rsid w:val="00DC26D7"/>
    <w:rsid w:val="00DC2B4E"/>
    <w:rsid w:val="00DC41D6"/>
    <w:rsid w:val="00DC7BD3"/>
    <w:rsid w:val="00DD1819"/>
    <w:rsid w:val="00DD1FF3"/>
    <w:rsid w:val="00DD3CD7"/>
    <w:rsid w:val="00DD4A01"/>
    <w:rsid w:val="00DE2E98"/>
    <w:rsid w:val="00DE3991"/>
    <w:rsid w:val="00DE7AF8"/>
    <w:rsid w:val="00DF1D57"/>
    <w:rsid w:val="00DF3BC4"/>
    <w:rsid w:val="00DF57B8"/>
    <w:rsid w:val="00DF5863"/>
    <w:rsid w:val="00DF6999"/>
    <w:rsid w:val="00DF74B4"/>
    <w:rsid w:val="00DF7615"/>
    <w:rsid w:val="00E05164"/>
    <w:rsid w:val="00E1010E"/>
    <w:rsid w:val="00E13321"/>
    <w:rsid w:val="00E13895"/>
    <w:rsid w:val="00E14238"/>
    <w:rsid w:val="00E1569B"/>
    <w:rsid w:val="00E156C2"/>
    <w:rsid w:val="00E1588C"/>
    <w:rsid w:val="00E15F8D"/>
    <w:rsid w:val="00E20752"/>
    <w:rsid w:val="00E2076F"/>
    <w:rsid w:val="00E216C7"/>
    <w:rsid w:val="00E21FC2"/>
    <w:rsid w:val="00E220A6"/>
    <w:rsid w:val="00E248E3"/>
    <w:rsid w:val="00E25DD8"/>
    <w:rsid w:val="00E30220"/>
    <w:rsid w:val="00E321E6"/>
    <w:rsid w:val="00E3297F"/>
    <w:rsid w:val="00E349E9"/>
    <w:rsid w:val="00E35E03"/>
    <w:rsid w:val="00E4050D"/>
    <w:rsid w:val="00E407D5"/>
    <w:rsid w:val="00E410F9"/>
    <w:rsid w:val="00E418B9"/>
    <w:rsid w:val="00E43D6B"/>
    <w:rsid w:val="00E4570B"/>
    <w:rsid w:val="00E45F0E"/>
    <w:rsid w:val="00E47082"/>
    <w:rsid w:val="00E5044B"/>
    <w:rsid w:val="00E51852"/>
    <w:rsid w:val="00E52765"/>
    <w:rsid w:val="00E5447D"/>
    <w:rsid w:val="00E545E8"/>
    <w:rsid w:val="00E5512D"/>
    <w:rsid w:val="00E63FF5"/>
    <w:rsid w:val="00E64B86"/>
    <w:rsid w:val="00E668C5"/>
    <w:rsid w:val="00E66A6F"/>
    <w:rsid w:val="00E74215"/>
    <w:rsid w:val="00E749AB"/>
    <w:rsid w:val="00E76A1C"/>
    <w:rsid w:val="00E77A27"/>
    <w:rsid w:val="00E808B0"/>
    <w:rsid w:val="00E81730"/>
    <w:rsid w:val="00E82D45"/>
    <w:rsid w:val="00E87CE5"/>
    <w:rsid w:val="00E9092E"/>
    <w:rsid w:val="00E90EE6"/>
    <w:rsid w:val="00E9119C"/>
    <w:rsid w:val="00E92042"/>
    <w:rsid w:val="00E92420"/>
    <w:rsid w:val="00E94F0B"/>
    <w:rsid w:val="00E95FB1"/>
    <w:rsid w:val="00E9680E"/>
    <w:rsid w:val="00E97EE2"/>
    <w:rsid w:val="00EA2CF5"/>
    <w:rsid w:val="00EA3901"/>
    <w:rsid w:val="00EA541E"/>
    <w:rsid w:val="00EA6FE4"/>
    <w:rsid w:val="00EB2346"/>
    <w:rsid w:val="00EB7820"/>
    <w:rsid w:val="00EC1085"/>
    <w:rsid w:val="00EC1D1F"/>
    <w:rsid w:val="00EC201B"/>
    <w:rsid w:val="00EC280A"/>
    <w:rsid w:val="00EC2CA6"/>
    <w:rsid w:val="00EC40B4"/>
    <w:rsid w:val="00EC5492"/>
    <w:rsid w:val="00EC6771"/>
    <w:rsid w:val="00ED05C4"/>
    <w:rsid w:val="00ED1795"/>
    <w:rsid w:val="00ED23C9"/>
    <w:rsid w:val="00ED3557"/>
    <w:rsid w:val="00ED35A0"/>
    <w:rsid w:val="00ED62ED"/>
    <w:rsid w:val="00EE02F8"/>
    <w:rsid w:val="00EE065A"/>
    <w:rsid w:val="00EE14C7"/>
    <w:rsid w:val="00EE46AF"/>
    <w:rsid w:val="00EE4940"/>
    <w:rsid w:val="00EE5FCC"/>
    <w:rsid w:val="00EF0147"/>
    <w:rsid w:val="00EF0279"/>
    <w:rsid w:val="00EF1D48"/>
    <w:rsid w:val="00EF31C6"/>
    <w:rsid w:val="00EF7BF7"/>
    <w:rsid w:val="00F01AE6"/>
    <w:rsid w:val="00F02289"/>
    <w:rsid w:val="00F02634"/>
    <w:rsid w:val="00F04A31"/>
    <w:rsid w:val="00F0512C"/>
    <w:rsid w:val="00F05F23"/>
    <w:rsid w:val="00F11A59"/>
    <w:rsid w:val="00F143DB"/>
    <w:rsid w:val="00F14D57"/>
    <w:rsid w:val="00F16AF1"/>
    <w:rsid w:val="00F17C55"/>
    <w:rsid w:val="00F20DD8"/>
    <w:rsid w:val="00F23884"/>
    <w:rsid w:val="00F249A4"/>
    <w:rsid w:val="00F258D0"/>
    <w:rsid w:val="00F26313"/>
    <w:rsid w:val="00F26E90"/>
    <w:rsid w:val="00F311B7"/>
    <w:rsid w:val="00F33D39"/>
    <w:rsid w:val="00F345D3"/>
    <w:rsid w:val="00F35F03"/>
    <w:rsid w:val="00F42568"/>
    <w:rsid w:val="00F43A72"/>
    <w:rsid w:val="00F43F07"/>
    <w:rsid w:val="00F46F7E"/>
    <w:rsid w:val="00F47E34"/>
    <w:rsid w:val="00F5659B"/>
    <w:rsid w:val="00F5663D"/>
    <w:rsid w:val="00F671D7"/>
    <w:rsid w:val="00F67E75"/>
    <w:rsid w:val="00F709BF"/>
    <w:rsid w:val="00F7264B"/>
    <w:rsid w:val="00F767B6"/>
    <w:rsid w:val="00F84129"/>
    <w:rsid w:val="00F90251"/>
    <w:rsid w:val="00F917A1"/>
    <w:rsid w:val="00F93532"/>
    <w:rsid w:val="00FA075B"/>
    <w:rsid w:val="00FA0775"/>
    <w:rsid w:val="00FA0EEC"/>
    <w:rsid w:val="00FA29BA"/>
    <w:rsid w:val="00FA5684"/>
    <w:rsid w:val="00FA618F"/>
    <w:rsid w:val="00FA6454"/>
    <w:rsid w:val="00FA6560"/>
    <w:rsid w:val="00FA6659"/>
    <w:rsid w:val="00FA70B3"/>
    <w:rsid w:val="00FB0A62"/>
    <w:rsid w:val="00FB25D4"/>
    <w:rsid w:val="00FB43C9"/>
    <w:rsid w:val="00FB774A"/>
    <w:rsid w:val="00FB7E60"/>
    <w:rsid w:val="00FC01BB"/>
    <w:rsid w:val="00FC12A4"/>
    <w:rsid w:val="00FD26A1"/>
    <w:rsid w:val="00FD3A52"/>
    <w:rsid w:val="00FD52B1"/>
    <w:rsid w:val="00FD70EB"/>
    <w:rsid w:val="00FE02E4"/>
    <w:rsid w:val="00FE1267"/>
    <w:rsid w:val="00FE1451"/>
    <w:rsid w:val="00FE196F"/>
    <w:rsid w:val="00FE531C"/>
    <w:rsid w:val="00FE5F78"/>
    <w:rsid w:val="00FF2848"/>
    <w:rsid w:val="00FF4AEE"/>
    <w:rsid w:val="00FF5DA3"/>
    <w:rsid w:val="00FF6A2B"/>
    <w:rsid w:val="00FF6F75"/>
    <w:rsid w:val="00FF78A9"/>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CD6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unhideWhenUsed/>
    <w:rsid w:val="007775BF"/>
    <w:rPr>
      <w:color w:val="0000FF"/>
      <w:u w:val="single"/>
    </w:rPr>
  </w:style>
  <w:style w:type="paragraph" w:styleId="NormalWeb">
    <w:name w:val="Normal (Web)"/>
    <w:basedOn w:val="Normal"/>
    <w:uiPriority w:val="99"/>
    <w:unhideWhenUsed/>
    <w:rsid w:val="00C75C2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unhideWhenUsed/>
    <w:rsid w:val="007775BF"/>
    <w:rPr>
      <w:color w:val="0000FF"/>
      <w:u w:val="single"/>
    </w:rPr>
  </w:style>
  <w:style w:type="paragraph" w:styleId="NormalWeb">
    <w:name w:val="Normal (Web)"/>
    <w:basedOn w:val="Normal"/>
    <w:uiPriority w:val="99"/>
    <w:unhideWhenUsed/>
    <w:rsid w:val="00C75C2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528272">
      <w:bodyDiv w:val="1"/>
      <w:marLeft w:val="0"/>
      <w:marRight w:val="0"/>
      <w:marTop w:val="0"/>
      <w:marBottom w:val="0"/>
      <w:divBdr>
        <w:top w:val="none" w:sz="0" w:space="0" w:color="auto"/>
        <w:left w:val="none" w:sz="0" w:space="0" w:color="auto"/>
        <w:bottom w:val="none" w:sz="0" w:space="0" w:color="auto"/>
        <w:right w:val="none" w:sz="0" w:space="0" w:color="auto"/>
      </w:divBdr>
      <w:divsChild>
        <w:div w:id="1278223273">
          <w:marLeft w:val="0"/>
          <w:marRight w:val="0"/>
          <w:marTop w:val="0"/>
          <w:marBottom w:val="0"/>
          <w:divBdr>
            <w:top w:val="none" w:sz="0" w:space="0" w:color="auto"/>
            <w:left w:val="none" w:sz="0" w:space="0" w:color="auto"/>
            <w:bottom w:val="none" w:sz="0" w:space="0" w:color="auto"/>
            <w:right w:val="none" w:sz="0" w:space="0" w:color="auto"/>
          </w:divBdr>
          <w:divsChild>
            <w:div w:id="653922103">
              <w:marLeft w:val="0"/>
              <w:marRight w:val="0"/>
              <w:marTop w:val="0"/>
              <w:marBottom w:val="0"/>
              <w:divBdr>
                <w:top w:val="none" w:sz="0" w:space="0" w:color="auto"/>
                <w:left w:val="single" w:sz="48" w:space="0" w:color="FFFFFF"/>
                <w:bottom w:val="none" w:sz="0" w:space="0" w:color="auto"/>
                <w:right w:val="single" w:sz="48" w:space="0" w:color="FFFFFF"/>
              </w:divBdr>
              <w:divsChild>
                <w:div w:id="163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01932">
      <w:bodyDiv w:val="1"/>
      <w:marLeft w:val="0"/>
      <w:marRight w:val="0"/>
      <w:marTop w:val="0"/>
      <w:marBottom w:val="0"/>
      <w:divBdr>
        <w:top w:val="none" w:sz="0" w:space="0" w:color="auto"/>
        <w:left w:val="none" w:sz="0" w:space="0" w:color="auto"/>
        <w:bottom w:val="none" w:sz="0" w:space="0" w:color="auto"/>
        <w:right w:val="none" w:sz="0" w:space="0" w:color="auto"/>
      </w:divBdr>
      <w:divsChild>
        <w:div w:id="118259101">
          <w:marLeft w:val="0"/>
          <w:marRight w:val="0"/>
          <w:marTop w:val="0"/>
          <w:marBottom w:val="0"/>
          <w:divBdr>
            <w:top w:val="none" w:sz="0" w:space="0" w:color="auto"/>
            <w:left w:val="none" w:sz="0" w:space="0" w:color="auto"/>
            <w:bottom w:val="none" w:sz="0" w:space="0" w:color="auto"/>
            <w:right w:val="none" w:sz="0" w:space="0" w:color="auto"/>
          </w:divBdr>
        </w:div>
      </w:divsChild>
    </w:div>
    <w:div w:id="1410538379">
      <w:bodyDiv w:val="1"/>
      <w:marLeft w:val="0"/>
      <w:marRight w:val="0"/>
      <w:marTop w:val="0"/>
      <w:marBottom w:val="0"/>
      <w:divBdr>
        <w:top w:val="none" w:sz="0" w:space="0" w:color="auto"/>
        <w:left w:val="none" w:sz="0" w:space="0" w:color="auto"/>
        <w:bottom w:val="none" w:sz="0" w:space="0" w:color="auto"/>
        <w:right w:val="none" w:sz="0" w:space="0" w:color="auto"/>
      </w:divBdr>
    </w:div>
    <w:div w:id="1745758877">
      <w:bodyDiv w:val="1"/>
      <w:marLeft w:val="0"/>
      <w:marRight w:val="0"/>
      <w:marTop w:val="0"/>
      <w:marBottom w:val="0"/>
      <w:divBdr>
        <w:top w:val="none" w:sz="0" w:space="0" w:color="auto"/>
        <w:left w:val="none" w:sz="0" w:space="0" w:color="auto"/>
        <w:bottom w:val="none" w:sz="0" w:space="0" w:color="auto"/>
        <w:right w:val="none" w:sz="0" w:space="0" w:color="auto"/>
      </w:divBdr>
      <w:divsChild>
        <w:div w:id="1716199983">
          <w:marLeft w:val="0"/>
          <w:marRight w:val="0"/>
          <w:marTop w:val="0"/>
          <w:marBottom w:val="0"/>
          <w:divBdr>
            <w:top w:val="single" w:sz="2" w:space="0" w:color="2E2E2E"/>
            <w:left w:val="single" w:sz="2" w:space="0" w:color="2E2E2E"/>
            <w:bottom w:val="single" w:sz="2" w:space="0" w:color="2E2E2E"/>
            <w:right w:val="single" w:sz="2" w:space="0" w:color="2E2E2E"/>
          </w:divBdr>
          <w:divsChild>
            <w:div w:id="228268290">
              <w:marLeft w:val="0"/>
              <w:marRight w:val="0"/>
              <w:marTop w:val="0"/>
              <w:marBottom w:val="0"/>
              <w:divBdr>
                <w:top w:val="single" w:sz="6" w:space="0" w:color="C9C9C9"/>
                <w:left w:val="none" w:sz="0" w:space="0" w:color="auto"/>
                <w:bottom w:val="none" w:sz="0" w:space="0" w:color="auto"/>
                <w:right w:val="none" w:sz="0" w:space="0" w:color="auto"/>
              </w:divBdr>
              <w:divsChild>
                <w:div w:id="1274481228">
                  <w:marLeft w:val="0"/>
                  <w:marRight w:val="0"/>
                  <w:marTop w:val="0"/>
                  <w:marBottom w:val="0"/>
                  <w:divBdr>
                    <w:top w:val="none" w:sz="0" w:space="0" w:color="auto"/>
                    <w:left w:val="none" w:sz="0" w:space="0" w:color="auto"/>
                    <w:bottom w:val="none" w:sz="0" w:space="0" w:color="auto"/>
                    <w:right w:val="none" w:sz="0" w:space="0" w:color="auto"/>
                  </w:divBdr>
                  <w:divsChild>
                    <w:div w:id="1507935592">
                      <w:marLeft w:val="0"/>
                      <w:marRight w:val="0"/>
                      <w:marTop w:val="0"/>
                      <w:marBottom w:val="0"/>
                      <w:divBdr>
                        <w:top w:val="none" w:sz="0" w:space="0" w:color="auto"/>
                        <w:left w:val="none" w:sz="0" w:space="0" w:color="auto"/>
                        <w:bottom w:val="none" w:sz="0" w:space="0" w:color="auto"/>
                        <w:right w:val="none" w:sz="0" w:space="0" w:color="auto"/>
                      </w:divBdr>
                      <w:divsChild>
                        <w:div w:id="102042560">
                          <w:marLeft w:val="0"/>
                          <w:marRight w:val="0"/>
                          <w:marTop w:val="0"/>
                          <w:marBottom w:val="0"/>
                          <w:divBdr>
                            <w:top w:val="none" w:sz="0" w:space="0" w:color="auto"/>
                            <w:left w:val="none" w:sz="0" w:space="0" w:color="auto"/>
                            <w:bottom w:val="none" w:sz="0" w:space="0" w:color="auto"/>
                            <w:right w:val="none" w:sz="0" w:space="0" w:color="auto"/>
                          </w:divBdr>
                          <w:divsChild>
                            <w:div w:id="6245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6C52F-B6DA-44A3-A038-632DAF88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3812</Words>
  <Characters>21734</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4</cp:revision>
  <cp:lastPrinted>2015-05-25T11:47:00Z</cp:lastPrinted>
  <dcterms:created xsi:type="dcterms:W3CDTF">2016-12-02T15:47:00Z</dcterms:created>
  <dcterms:modified xsi:type="dcterms:W3CDTF">2016-12-07T14:21:00Z</dcterms:modified>
</cp:coreProperties>
</file>